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4E428" w14:textId="4C900FA8" w:rsidR="5216A46A" w:rsidRPr="00550AB6" w:rsidRDefault="5216A46A" w:rsidP="00613554">
      <w:pPr>
        <w:spacing w:after="0" w:line="360" w:lineRule="auto"/>
        <w:jc w:val="center"/>
        <w:rPr>
          <w:rFonts w:asciiTheme="majorHAnsi" w:hAnsiTheme="majorHAnsi"/>
        </w:rPr>
      </w:pPr>
      <w:r w:rsidRPr="00550AB6">
        <w:rPr>
          <w:rFonts w:asciiTheme="majorHAnsi" w:hAnsiTheme="majorHAnsi"/>
          <w:b/>
          <w:bCs/>
        </w:rPr>
        <w:t>REQUIREMENTS:</w:t>
      </w:r>
    </w:p>
    <w:p w14:paraId="60E81988" w14:textId="767B2D82" w:rsidR="4C586B0A" w:rsidRPr="00550AB6" w:rsidRDefault="4C586B0A" w:rsidP="00613554">
      <w:pPr>
        <w:pStyle w:val="Heading1"/>
        <w:spacing w:before="0" w:after="0" w:line="360" w:lineRule="auto"/>
        <w:rPr>
          <w:b/>
          <w:bCs/>
          <w:sz w:val="30"/>
          <w:szCs w:val="30"/>
        </w:rPr>
      </w:pPr>
      <w:r w:rsidRPr="00550AB6">
        <w:rPr>
          <w:b/>
          <w:bCs/>
          <w:sz w:val="30"/>
          <w:szCs w:val="30"/>
        </w:rPr>
        <w:t>Functional Requirements:</w:t>
      </w:r>
    </w:p>
    <w:p w14:paraId="0DD239E9" w14:textId="77777777" w:rsidR="00EB68A8" w:rsidRPr="00613554" w:rsidRDefault="00EB68A8" w:rsidP="00613554">
      <w:pPr>
        <w:pStyle w:val="Heading2"/>
        <w:spacing w:before="0" w:after="0" w:line="360" w:lineRule="auto"/>
        <w:rPr>
          <w:b/>
          <w:bCs/>
          <w:sz w:val="28"/>
          <w:szCs w:val="28"/>
          <w:lang w:val="en-GB"/>
        </w:rPr>
      </w:pPr>
      <w:r w:rsidRPr="00613554">
        <w:rPr>
          <w:b/>
          <w:bCs/>
          <w:sz w:val="28"/>
          <w:szCs w:val="28"/>
          <w:lang w:val="en-GB"/>
        </w:rPr>
        <w:t>User Management Module (UMM)</w:t>
      </w:r>
    </w:p>
    <w:p w14:paraId="38AEC685" w14:textId="6EA628E6" w:rsidR="00A642FD" w:rsidRPr="00A642FD" w:rsidRDefault="00DD16F5" w:rsidP="00A642FD">
      <w:pPr>
        <w:numPr>
          <w:ilvl w:val="0"/>
          <w:numId w:val="6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="00A642FD" w:rsidRPr="00A642FD">
        <w:rPr>
          <w:rFonts w:asciiTheme="majorHAnsi" w:hAnsiTheme="majorHAnsi"/>
          <w:b/>
          <w:bCs/>
          <w:lang w:val="en-GB"/>
        </w:rPr>
        <w:t>UMM-001 - User Registration and Authentication</w:t>
      </w:r>
    </w:p>
    <w:p w14:paraId="24029EB4" w14:textId="77777777" w:rsidR="00A642FD" w:rsidRPr="00EC42BF" w:rsidRDefault="00A642FD" w:rsidP="00EC42BF">
      <w:pPr>
        <w:pStyle w:val="ListParagraph"/>
        <w:numPr>
          <w:ilvl w:val="0"/>
          <w:numId w:val="23"/>
        </w:numPr>
        <w:spacing w:after="0" w:line="360" w:lineRule="auto"/>
        <w:rPr>
          <w:rFonts w:asciiTheme="majorHAnsi" w:hAnsiTheme="majorHAnsi"/>
          <w:lang w:val="en-GB"/>
        </w:rPr>
      </w:pPr>
      <w:r w:rsidRPr="00EC42BF">
        <w:rPr>
          <w:rFonts w:asciiTheme="majorHAnsi" w:hAnsiTheme="majorHAnsi"/>
          <w:lang w:val="en-GB"/>
        </w:rPr>
        <w:t xml:space="preserve">As a </w:t>
      </w:r>
      <w:r w:rsidRPr="00EC42BF">
        <w:rPr>
          <w:rFonts w:asciiTheme="majorHAnsi" w:hAnsiTheme="majorHAnsi"/>
          <w:b/>
          <w:bCs/>
          <w:lang w:val="en-GB"/>
        </w:rPr>
        <w:t>property owner</w:t>
      </w:r>
      <w:r w:rsidRPr="00EC42BF">
        <w:rPr>
          <w:rFonts w:asciiTheme="majorHAnsi" w:hAnsiTheme="majorHAnsi"/>
          <w:lang w:val="en-GB"/>
        </w:rPr>
        <w:t>, I want to register and authenticate securely using multi-factor authentication, so that I can manage my properties safely.</w:t>
      </w:r>
    </w:p>
    <w:p w14:paraId="138F36AF" w14:textId="77777777" w:rsidR="00A642FD" w:rsidRPr="00EC42BF" w:rsidRDefault="00A642FD" w:rsidP="00EC42BF">
      <w:pPr>
        <w:pStyle w:val="ListParagraph"/>
        <w:numPr>
          <w:ilvl w:val="0"/>
          <w:numId w:val="23"/>
        </w:numPr>
        <w:spacing w:after="0" w:line="360" w:lineRule="auto"/>
        <w:rPr>
          <w:rFonts w:asciiTheme="majorHAnsi" w:hAnsiTheme="majorHAnsi"/>
          <w:lang w:val="en-GB"/>
        </w:rPr>
      </w:pPr>
      <w:r w:rsidRPr="00EC42BF">
        <w:rPr>
          <w:rFonts w:asciiTheme="majorHAnsi" w:hAnsiTheme="majorHAnsi"/>
          <w:lang w:val="en-GB"/>
        </w:rPr>
        <w:t xml:space="preserve">As a </w:t>
      </w:r>
      <w:r w:rsidRPr="00EC42BF">
        <w:rPr>
          <w:rFonts w:asciiTheme="majorHAnsi" w:hAnsiTheme="majorHAnsi"/>
          <w:b/>
          <w:bCs/>
          <w:lang w:val="en-GB"/>
        </w:rPr>
        <w:t>renter or buyer</w:t>
      </w:r>
      <w:r w:rsidRPr="00EC42BF">
        <w:rPr>
          <w:rFonts w:asciiTheme="majorHAnsi" w:hAnsiTheme="majorHAnsi"/>
          <w:lang w:val="en-GB"/>
        </w:rPr>
        <w:t>, I want to create an account and verify my identity securely, so that I can rent or buy properties with confidence.</w:t>
      </w:r>
    </w:p>
    <w:p w14:paraId="7831A280" w14:textId="6DE1BFC5" w:rsidR="00A642FD" w:rsidRPr="00A642FD" w:rsidRDefault="00DD16F5" w:rsidP="00A642FD">
      <w:pPr>
        <w:numPr>
          <w:ilvl w:val="0"/>
          <w:numId w:val="6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="00A642FD" w:rsidRPr="00A642FD">
        <w:rPr>
          <w:rFonts w:asciiTheme="majorHAnsi" w:hAnsiTheme="majorHAnsi"/>
          <w:b/>
          <w:bCs/>
          <w:lang w:val="en-GB"/>
        </w:rPr>
        <w:t>UMM-002 - Role-Based Access Control (RBAC)</w:t>
      </w:r>
    </w:p>
    <w:p w14:paraId="2333FAEB" w14:textId="77777777" w:rsidR="00A642FD" w:rsidRPr="00EC42BF" w:rsidRDefault="00A642FD" w:rsidP="00EC42BF">
      <w:pPr>
        <w:pStyle w:val="ListParagraph"/>
        <w:numPr>
          <w:ilvl w:val="0"/>
          <w:numId w:val="24"/>
        </w:numPr>
        <w:spacing w:after="0" w:line="360" w:lineRule="auto"/>
        <w:rPr>
          <w:rFonts w:asciiTheme="majorHAnsi" w:hAnsiTheme="majorHAnsi"/>
          <w:lang w:val="en-GB"/>
        </w:rPr>
      </w:pPr>
      <w:r w:rsidRPr="00EC42BF">
        <w:rPr>
          <w:rFonts w:asciiTheme="majorHAnsi" w:hAnsiTheme="majorHAnsi"/>
          <w:lang w:val="en-GB"/>
        </w:rPr>
        <w:t xml:space="preserve">As a </w:t>
      </w:r>
      <w:r w:rsidRPr="00EC42BF">
        <w:rPr>
          <w:rFonts w:asciiTheme="majorHAnsi" w:hAnsiTheme="majorHAnsi"/>
          <w:b/>
          <w:bCs/>
          <w:lang w:val="en-GB"/>
        </w:rPr>
        <w:t>system administrator</w:t>
      </w:r>
      <w:r w:rsidRPr="00EC42BF">
        <w:rPr>
          <w:rFonts w:asciiTheme="majorHAnsi" w:hAnsiTheme="majorHAnsi"/>
          <w:lang w:val="en-GB"/>
        </w:rPr>
        <w:t>, I want to enforce role-based access control, so that users have access only to the functionalities relevant to their role.</w:t>
      </w:r>
    </w:p>
    <w:p w14:paraId="4DCDD0BE" w14:textId="77777777" w:rsidR="00DD16F5" w:rsidRPr="00A642FD" w:rsidRDefault="00DD16F5" w:rsidP="00DD16F5">
      <w:pPr>
        <w:numPr>
          <w:ilvl w:val="0"/>
          <w:numId w:val="6"/>
        </w:numPr>
        <w:spacing w:after="0" w:line="360" w:lineRule="auto"/>
        <w:rPr>
          <w:ins w:id="0" w:author="Richard Kweenu Nana Quayson" w:date="2025-03-29T17:41:00Z" w16du:dateUtc="2025-03-29T17:41:00Z"/>
          <w:rFonts w:asciiTheme="majorHAnsi" w:hAnsiTheme="majorHAnsi"/>
          <w:lang w:val="en-GB"/>
        </w:rPr>
      </w:pPr>
      <w:ins w:id="1" w:author="Richard Kweenu Nana Quayson" w:date="2025-03-29T17:41:00Z" w16du:dateUtc="2025-03-29T17:41:00Z">
        <w:r>
          <w:rPr>
            <w:rFonts w:asciiTheme="majorHAnsi" w:hAnsiTheme="majorHAnsi"/>
            <w:b/>
            <w:bCs/>
            <w:lang w:val="en-GB"/>
          </w:rPr>
          <w:t>US-</w:t>
        </w:r>
        <w:r w:rsidRPr="00A642FD">
          <w:rPr>
            <w:rFonts w:asciiTheme="majorHAnsi" w:hAnsiTheme="majorHAnsi"/>
            <w:b/>
            <w:bCs/>
            <w:lang w:val="en-GB"/>
          </w:rPr>
          <w:t>UMM-003 - Identity Verification for Property Owners</w:t>
        </w:r>
      </w:ins>
    </w:p>
    <w:p w14:paraId="6BCDD6CC" w14:textId="77777777" w:rsidR="00DD16F5" w:rsidRPr="00A642FD" w:rsidRDefault="00DD16F5" w:rsidP="00DD16F5">
      <w:pPr>
        <w:numPr>
          <w:ilvl w:val="1"/>
          <w:numId w:val="6"/>
        </w:numPr>
        <w:spacing w:after="0" w:line="360" w:lineRule="auto"/>
        <w:rPr>
          <w:ins w:id="2" w:author="Richard Kweenu Nana Quayson" w:date="2025-03-29T17:41:00Z" w16du:dateUtc="2025-03-29T17:41:00Z"/>
          <w:rFonts w:asciiTheme="majorHAnsi" w:hAnsiTheme="majorHAnsi"/>
          <w:lang w:val="en-GB"/>
        </w:rPr>
      </w:pPr>
      <w:ins w:id="3" w:author="Richard Kweenu Nana Quayson" w:date="2025-03-29T17:41:00Z" w16du:dateUtc="2025-03-29T17:41:00Z">
        <w:r w:rsidRPr="00A642FD">
          <w:rPr>
            <w:rFonts w:asciiTheme="majorHAnsi" w:hAnsiTheme="majorHAnsi"/>
            <w:lang w:val="en-GB"/>
          </w:rPr>
          <w:t xml:space="preserve">As a </w:t>
        </w:r>
        <w:r w:rsidRPr="00A642FD">
          <w:rPr>
            <w:rFonts w:asciiTheme="majorHAnsi" w:hAnsiTheme="majorHAnsi"/>
            <w:b/>
            <w:bCs/>
            <w:lang w:val="en-GB"/>
          </w:rPr>
          <w:t>property owner</w:t>
        </w:r>
        <w:r w:rsidRPr="00A642FD">
          <w:rPr>
            <w:rFonts w:asciiTheme="majorHAnsi" w:hAnsiTheme="majorHAnsi"/>
            <w:lang w:val="en-GB"/>
          </w:rPr>
          <w:t>, I want to verify my identity using government-issued documents, so that I can list properties without fraudulent concerns.</w:t>
        </w:r>
      </w:ins>
    </w:p>
    <w:p w14:paraId="52B63EC7" w14:textId="196E38A8" w:rsidR="00DD16F5" w:rsidRPr="00A642FD" w:rsidRDefault="00DD16F5" w:rsidP="00DD16F5">
      <w:pPr>
        <w:numPr>
          <w:ilvl w:val="1"/>
          <w:numId w:val="6"/>
        </w:numPr>
        <w:spacing w:after="0" w:line="360" w:lineRule="auto"/>
        <w:rPr>
          <w:ins w:id="4" w:author="Richard Kweenu Nana Quayson" w:date="2025-03-29T17:41:00Z" w16du:dateUtc="2025-03-29T17:41:00Z"/>
          <w:rFonts w:asciiTheme="majorHAnsi" w:hAnsiTheme="majorHAnsi"/>
          <w:lang w:val="en-GB"/>
        </w:rPr>
      </w:pPr>
      <w:ins w:id="5" w:author="Richard Kweenu Nana Quayson" w:date="2025-03-29T17:41:00Z" w16du:dateUtc="2025-03-29T17:41:00Z">
        <w:r w:rsidRPr="00A642FD">
          <w:rPr>
            <w:rFonts w:asciiTheme="majorHAnsi" w:hAnsiTheme="majorHAnsi"/>
            <w:lang w:val="en-GB"/>
          </w:rPr>
          <w:t xml:space="preserve">As a </w:t>
        </w:r>
        <w:r w:rsidRPr="00A642FD">
          <w:rPr>
            <w:rFonts w:asciiTheme="majorHAnsi" w:hAnsiTheme="majorHAnsi"/>
            <w:b/>
            <w:bCs/>
            <w:lang w:val="en-GB"/>
          </w:rPr>
          <w:t>renter or buyer</w:t>
        </w:r>
        <w:r w:rsidRPr="00A642FD">
          <w:rPr>
            <w:rFonts w:asciiTheme="majorHAnsi" w:hAnsiTheme="majorHAnsi"/>
            <w:lang w:val="en-GB"/>
          </w:rPr>
          <w:t xml:space="preserve">, I want to be assured that the property owners are verified, so that I can trust the </w:t>
        </w:r>
        <w:proofErr w:type="gramStart"/>
        <w:r w:rsidRPr="00A642FD">
          <w:rPr>
            <w:rFonts w:asciiTheme="majorHAnsi" w:hAnsiTheme="majorHAnsi"/>
            <w:lang w:val="en-GB"/>
          </w:rPr>
          <w:t>listings</w:t>
        </w:r>
        <w:r w:rsidR="00A642FD" w:rsidRPr="00A642FD">
          <w:rPr>
            <w:rFonts w:asciiTheme="majorHAnsi" w:hAnsiTheme="majorHAnsi"/>
            <w:lang w:val="en-GB"/>
          </w:rPr>
          <w:t>.</w:t>
        </w:r>
      </w:ins>
      <w:r w:rsidR="00BA0B1C">
        <w:rPr>
          <w:rFonts w:asciiTheme="majorHAnsi" w:hAnsiTheme="majorHAnsi"/>
          <w:lang w:val="en-GB"/>
        </w:rPr>
        <w:t>*</w:t>
      </w:r>
      <w:proofErr w:type="gramEnd"/>
    </w:p>
    <w:p w14:paraId="34933D13" w14:textId="77777777" w:rsidR="00DD16F5" w:rsidRPr="00A642FD" w:rsidRDefault="00DD16F5" w:rsidP="00DD16F5">
      <w:pPr>
        <w:numPr>
          <w:ilvl w:val="0"/>
          <w:numId w:val="6"/>
        </w:numPr>
        <w:spacing w:after="0" w:line="360" w:lineRule="auto"/>
        <w:rPr>
          <w:ins w:id="6" w:author="Richard Kweenu Nana Quayson" w:date="2025-03-29T17:41:00Z" w16du:dateUtc="2025-03-29T17:41:00Z"/>
          <w:rFonts w:asciiTheme="majorHAnsi" w:hAnsiTheme="majorHAnsi"/>
          <w:lang w:val="en-GB"/>
        </w:rPr>
      </w:pPr>
      <w:ins w:id="7" w:author="Richard Kweenu Nana Quayson" w:date="2025-03-29T17:41:00Z" w16du:dateUtc="2025-03-29T17:41:00Z">
        <w:r>
          <w:rPr>
            <w:rFonts w:asciiTheme="majorHAnsi" w:hAnsiTheme="majorHAnsi"/>
            <w:b/>
            <w:bCs/>
            <w:lang w:val="en-GB"/>
          </w:rPr>
          <w:t>US-</w:t>
        </w:r>
        <w:r w:rsidRPr="00A642FD">
          <w:rPr>
            <w:rFonts w:asciiTheme="majorHAnsi" w:hAnsiTheme="majorHAnsi"/>
            <w:b/>
            <w:bCs/>
            <w:lang w:val="en-GB"/>
          </w:rPr>
          <w:t>UMM-004 - Client Reputation and Review System</w:t>
        </w:r>
      </w:ins>
    </w:p>
    <w:p w14:paraId="0F9AC125" w14:textId="77777777" w:rsidR="00DD16F5" w:rsidRPr="00EC42BF" w:rsidRDefault="00DD16F5" w:rsidP="00EC42BF">
      <w:pPr>
        <w:pStyle w:val="ListParagraph"/>
        <w:numPr>
          <w:ilvl w:val="0"/>
          <w:numId w:val="24"/>
        </w:numPr>
        <w:spacing w:after="0" w:line="360" w:lineRule="auto"/>
        <w:rPr>
          <w:ins w:id="8" w:author="Richard Kweenu Nana Quayson" w:date="2025-03-29T17:41:00Z" w16du:dateUtc="2025-03-29T17:41:00Z"/>
          <w:rFonts w:asciiTheme="majorHAnsi" w:hAnsiTheme="majorHAnsi"/>
          <w:lang w:val="en-GB"/>
        </w:rPr>
      </w:pPr>
      <w:ins w:id="9" w:author="Richard Kweenu Nana Quayson" w:date="2025-03-29T17:41:00Z" w16du:dateUtc="2025-03-29T17:41:00Z">
        <w:r w:rsidRPr="00EC42BF">
          <w:rPr>
            <w:rFonts w:asciiTheme="majorHAnsi" w:hAnsiTheme="majorHAnsi"/>
            <w:lang w:val="en-GB"/>
          </w:rPr>
          <w:t xml:space="preserve">As a </w:t>
        </w:r>
        <w:r w:rsidRPr="00EC42BF">
          <w:rPr>
            <w:rFonts w:asciiTheme="majorHAnsi" w:hAnsiTheme="majorHAnsi"/>
            <w:b/>
            <w:bCs/>
            <w:lang w:val="en-GB"/>
          </w:rPr>
          <w:t>property owner</w:t>
        </w:r>
        <w:r w:rsidRPr="00EC42BF">
          <w:rPr>
            <w:rFonts w:asciiTheme="majorHAnsi" w:hAnsiTheme="majorHAnsi"/>
            <w:lang w:val="en-GB"/>
          </w:rPr>
          <w:t>, I want to view the rental history and reputation score of potential tenants, so that I can make informed decisions.</w:t>
        </w:r>
      </w:ins>
    </w:p>
    <w:p w14:paraId="3EF0679B" w14:textId="77777777" w:rsidR="00DD16F5" w:rsidRPr="00EC42BF" w:rsidRDefault="00DD16F5" w:rsidP="00EC42BF">
      <w:pPr>
        <w:pStyle w:val="ListParagraph"/>
        <w:numPr>
          <w:ilvl w:val="0"/>
          <w:numId w:val="24"/>
        </w:numPr>
        <w:spacing w:after="0" w:line="360" w:lineRule="auto"/>
        <w:rPr>
          <w:ins w:id="10" w:author="Richard Kweenu Nana Quayson" w:date="2025-03-29T17:41:00Z" w16du:dateUtc="2025-03-29T17:41:00Z"/>
          <w:rFonts w:asciiTheme="majorHAnsi" w:hAnsiTheme="majorHAnsi"/>
          <w:lang w:val="en-GB"/>
        </w:rPr>
      </w:pPr>
      <w:ins w:id="11" w:author="Richard Kweenu Nana Quayson" w:date="2025-03-29T17:41:00Z" w16du:dateUtc="2025-03-29T17:41:00Z">
        <w:r w:rsidRPr="00EC42BF">
          <w:rPr>
            <w:rFonts w:asciiTheme="majorHAnsi" w:hAnsiTheme="majorHAnsi"/>
            <w:lang w:val="en-GB"/>
          </w:rPr>
          <w:t xml:space="preserve">As a </w:t>
        </w:r>
        <w:r w:rsidRPr="00EC42BF">
          <w:rPr>
            <w:rFonts w:asciiTheme="majorHAnsi" w:hAnsiTheme="majorHAnsi"/>
            <w:b/>
            <w:bCs/>
            <w:lang w:val="en-GB"/>
          </w:rPr>
          <w:t>renter or buyer</w:t>
        </w:r>
        <w:r w:rsidRPr="00EC42BF">
          <w:rPr>
            <w:rFonts w:asciiTheme="majorHAnsi" w:hAnsiTheme="majorHAnsi"/>
            <w:lang w:val="en-GB"/>
          </w:rPr>
          <w:t>, I want to leave and receive reviews after transactions, so that I can build a trustworthy profile over time.</w:t>
        </w:r>
      </w:ins>
    </w:p>
    <w:p w14:paraId="5547FAEE" w14:textId="77777777" w:rsidR="00DD16F5" w:rsidRDefault="00DD16F5" w:rsidP="00613554">
      <w:pPr>
        <w:pStyle w:val="Heading2"/>
        <w:spacing w:before="0" w:after="0" w:line="360" w:lineRule="auto"/>
        <w:rPr>
          <w:b/>
          <w:bCs/>
          <w:sz w:val="28"/>
          <w:szCs w:val="28"/>
          <w:lang w:val="en-GB"/>
        </w:rPr>
      </w:pPr>
    </w:p>
    <w:p w14:paraId="338F6C07" w14:textId="05F5C29B" w:rsidR="0091191E" w:rsidRPr="0091191E" w:rsidRDefault="00CD1760" w:rsidP="0091191E">
      <w:pPr>
        <w:pStyle w:val="Heading2"/>
        <w:spacing w:before="0" w:after="0" w:line="360" w:lineRule="auto"/>
        <w:rPr>
          <w:b/>
          <w:bCs/>
          <w:sz w:val="28"/>
          <w:szCs w:val="28"/>
          <w:lang w:val="en-GB"/>
        </w:rPr>
      </w:pPr>
      <w:r w:rsidRPr="00613554">
        <w:rPr>
          <w:b/>
          <w:bCs/>
          <w:sz w:val="28"/>
          <w:szCs w:val="28"/>
          <w:lang w:val="en-GB"/>
        </w:rPr>
        <w:t>Property Management Module (PMM)</w:t>
      </w:r>
    </w:p>
    <w:p w14:paraId="64A6F0A4" w14:textId="3DD50F0D" w:rsidR="0091191E" w:rsidRPr="0091191E" w:rsidRDefault="0095623D" w:rsidP="0091191E">
      <w:pPr>
        <w:numPr>
          <w:ilvl w:val="0"/>
          <w:numId w:val="7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="0091191E" w:rsidRPr="0091191E">
        <w:rPr>
          <w:rFonts w:asciiTheme="majorHAnsi" w:hAnsiTheme="majorHAnsi"/>
          <w:b/>
          <w:bCs/>
          <w:lang w:val="en-GB"/>
        </w:rPr>
        <w:t>PMM-001 - Property Ownership Registration on Blockchain</w:t>
      </w:r>
    </w:p>
    <w:p w14:paraId="736AB89D" w14:textId="77777777" w:rsidR="0091191E" w:rsidRPr="00FD04DF" w:rsidRDefault="0091191E" w:rsidP="00FD04DF">
      <w:pPr>
        <w:pStyle w:val="ListParagraph"/>
        <w:numPr>
          <w:ilvl w:val="0"/>
          <w:numId w:val="25"/>
        </w:numPr>
        <w:spacing w:after="0" w:line="360" w:lineRule="auto"/>
        <w:rPr>
          <w:rFonts w:asciiTheme="majorHAnsi" w:hAnsiTheme="majorHAnsi"/>
          <w:lang w:val="en-GB"/>
        </w:rPr>
      </w:pPr>
      <w:r w:rsidRPr="00FD04DF">
        <w:rPr>
          <w:rFonts w:asciiTheme="majorHAnsi" w:hAnsiTheme="majorHAnsi"/>
          <w:lang w:val="en-GB"/>
        </w:rPr>
        <w:t xml:space="preserve">As a </w:t>
      </w:r>
      <w:r w:rsidRPr="00FD04DF">
        <w:rPr>
          <w:rFonts w:asciiTheme="majorHAnsi" w:hAnsiTheme="majorHAnsi"/>
          <w:b/>
          <w:bCs/>
          <w:lang w:val="en-GB"/>
        </w:rPr>
        <w:t>property owner</w:t>
      </w:r>
      <w:r w:rsidRPr="00FD04DF">
        <w:rPr>
          <w:rFonts w:asciiTheme="majorHAnsi" w:hAnsiTheme="majorHAnsi"/>
          <w:lang w:val="en-GB"/>
        </w:rPr>
        <w:t>, I want to register my property on a blockchain ledger, so that ownership rights are immutable and transparent.</w:t>
      </w:r>
    </w:p>
    <w:p w14:paraId="60395499" w14:textId="77777777" w:rsidR="0091191E" w:rsidRPr="00FD04DF" w:rsidRDefault="0091191E" w:rsidP="00FD04DF">
      <w:pPr>
        <w:pStyle w:val="ListParagraph"/>
        <w:numPr>
          <w:ilvl w:val="0"/>
          <w:numId w:val="25"/>
        </w:numPr>
        <w:spacing w:after="0" w:line="360" w:lineRule="auto"/>
        <w:rPr>
          <w:rFonts w:asciiTheme="majorHAnsi" w:hAnsiTheme="majorHAnsi"/>
          <w:lang w:val="en-GB"/>
        </w:rPr>
      </w:pPr>
      <w:r w:rsidRPr="00FD04DF">
        <w:rPr>
          <w:rFonts w:asciiTheme="majorHAnsi" w:hAnsiTheme="majorHAnsi"/>
          <w:lang w:val="en-GB"/>
        </w:rPr>
        <w:t xml:space="preserve">As a </w:t>
      </w:r>
      <w:r w:rsidRPr="00FD04DF">
        <w:rPr>
          <w:rFonts w:asciiTheme="majorHAnsi" w:hAnsiTheme="majorHAnsi"/>
          <w:b/>
          <w:bCs/>
          <w:lang w:val="en-GB"/>
        </w:rPr>
        <w:t>buyer</w:t>
      </w:r>
      <w:r w:rsidRPr="00FD04DF">
        <w:rPr>
          <w:rFonts w:asciiTheme="majorHAnsi" w:hAnsiTheme="majorHAnsi"/>
          <w:lang w:val="en-GB"/>
        </w:rPr>
        <w:t>, I want to verify property ownership on the blockchain before making a purchase, so that I can avoid fraudulent transactions.</w:t>
      </w:r>
    </w:p>
    <w:p w14:paraId="126F4B46" w14:textId="27F30DD8" w:rsidR="0091191E" w:rsidRPr="0091191E" w:rsidRDefault="0095623D" w:rsidP="0091191E">
      <w:pPr>
        <w:numPr>
          <w:ilvl w:val="0"/>
          <w:numId w:val="7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lastRenderedPageBreak/>
        <w:t>US-</w:t>
      </w:r>
      <w:r w:rsidR="0091191E" w:rsidRPr="0091191E">
        <w:rPr>
          <w:rFonts w:asciiTheme="majorHAnsi" w:hAnsiTheme="majorHAnsi"/>
          <w:b/>
          <w:bCs/>
          <w:lang w:val="en-GB"/>
        </w:rPr>
        <w:t>PMM-002 - Property Listing for Sale and Rental</w:t>
      </w:r>
    </w:p>
    <w:p w14:paraId="52A7802A" w14:textId="77777777" w:rsidR="0091191E" w:rsidRPr="00FD04DF" w:rsidRDefault="0091191E" w:rsidP="00FD04DF">
      <w:pPr>
        <w:pStyle w:val="ListParagraph"/>
        <w:numPr>
          <w:ilvl w:val="0"/>
          <w:numId w:val="26"/>
        </w:numPr>
        <w:spacing w:after="0" w:line="360" w:lineRule="auto"/>
        <w:rPr>
          <w:rFonts w:asciiTheme="majorHAnsi" w:hAnsiTheme="majorHAnsi"/>
          <w:lang w:val="en-GB"/>
        </w:rPr>
      </w:pPr>
      <w:r w:rsidRPr="00FD04DF">
        <w:rPr>
          <w:rFonts w:asciiTheme="majorHAnsi" w:hAnsiTheme="majorHAnsi"/>
          <w:lang w:val="en-GB"/>
        </w:rPr>
        <w:t xml:space="preserve">As a </w:t>
      </w:r>
      <w:r w:rsidRPr="00FD04DF">
        <w:rPr>
          <w:rFonts w:asciiTheme="majorHAnsi" w:hAnsiTheme="majorHAnsi"/>
          <w:b/>
          <w:bCs/>
          <w:lang w:val="en-GB"/>
        </w:rPr>
        <w:t>property owner</w:t>
      </w:r>
      <w:r w:rsidRPr="00FD04DF">
        <w:rPr>
          <w:rFonts w:asciiTheme="majorHAnsi" w:hAnsiTheme="majorHAnsi"/>
          <w:lang w:val="en-GB"/>
        </w:rPr>
        <w:t>, I want to list my property for rent or sale, so that I can attract potential renters or buyers.</w:t>
      </w:r>
    </w:p>
    <w:p w14:paraId="7EECACE3" w14:textId="77777777" w:rsidR="0091191E" w:rsidRPr="00FD04DF" w:rsidRDefault="0091191E" w:rsidP="00FD04DF">
      <w:pPr>
        <w:pStyle w:val="ListParagraph"/>
        <w:numPr>
          <w:ilvl w:val="0"/>
          <w:numId w:val="26"/>
        </w:numPr>
        <w:spacing w:after="0" w:line="360" w:lineRule="auto"/>
        <w:rPr>
          <w:rFonts w:asciiTheme="majorHAnsi" w:hAnsiTheme="majorHAnsi"/>
          <w:lang w:val="en-GB"/>
        </w:rPr>
      </w:pPr>
      <w:r w:rsidRPr="00FD04DF">
        <w:rPr>
          <w:rFonts w:asciiTheme="majorHAnsi" w:hAnsiTheme="majorHAnsi"/>
          <w:lang w:val="en-GB"/>
        </w:rPr>
        <w:t xml:space="preserve">As a </w:t>
      </w:r>
      <w:r w:rsidRPr="00FD04DF">
        <w:rPr>
          <w:rFonts w:asciiTheme="majorHAnsi" w:hAnsiTheme="majorHAnsi"/>
          <w:b/>
          <w:bCs/>
          <w:lang w:val="en-GB"/>
        </w:rPr>
        <w:t>renter or buyer</w:t>
      </w:r>
      <w:r w:rsidRPr="00FD04DF">
        <w:rPr>
          <w:rFonts w:asciiTheme="majorHAnsi" w:hAnsiTheme="majorHAnsi"/>
          <w:lang w:val="en-GB"/>
        </w:rPr>
        <w:t>, I want to browse listed properties with complete details, so that I can make informed decisions.</w:t>
      </w:r>
    </w:p>
    <w:p w14:paraId="58B1744E" w14:textId="2FFCAFA0" w:rsidR="0091191E" w:rsidRPr="0091191E" w:rsidRDefault="0095623D" w:rsidP="0091191E">
      <w:pPr>
        <w:numPr>
          <w:ilvl w:val="0"/>
          <w:numId w:val="7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="0091191E" w:rsidRPr="0091191E">
        <w:rPr>
          <w:rFonts w:asciiTheme="majorHAnsi" w:hAnsiTheme="majorHAnsi"/>
          <w:b/>
          <w:bCs/>
          <w:lang w:val="en-GB"/>
        </w:rPr>
        <w:t>PMM-003 - Ownership Verification via Smart Contracts</w:t>
      </w:r>
    </w:p>
    <w:p w14:paraId="2AC7A748" w14:textId="77777777" w:rsidR="0091191E" w:rsidRPr="0095623D" w:rsidRDefault="0091191E" w:rsidP="0095623D">
      <w:pPr>
        <w:pStyle w:val="ListParagraph"/>
        <w:numPr>
          <w:ilvl w:val="0"/>
          <w:numId w:val="22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buyer</w:t>
      </w:r>
      <w:r w:rsidRPr="0095623D">
        <w:rPr>
          <w:rFonts w:asciiTheme="majorHAnsi" w:hAnsiTheme="majorHAnsi"/>
          <w:lang w:val="en-GB"/>
        </w:rPr>
        <w:t>, I want to verify the ownership of a property via smart contracts, so that I can ensure the seller is legitimate.</w:t>
      </w:r>
    </w:p>
    <w:p w14:paraId="486951EB" w14:textId="394F10FB" w:rsidR="0091191E" w:rsidRPr="0091191E" w:rsidRDefault="0095623D" w:rsidP="0091191E">
      <w:pPr>
        <w:numPr>
          <w:ilvl w:val="0"/>
          <w:numId w:val="7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="0091191E" w:rsidRPr="0091191E">
        <w:rPr>
          <w:rFonts w:asciiTheme="majorHAnsi" w:hAnsiTheme="majorHAnsi"/>
          <w:b/>
          <w:bCs/>
          <w:lang w:val="en-GB"/>
        </w:rPr>
        <w:t>PMM-004 - Property Ownership Transfer</w:t>
      </w:r>
    </w:p>
    <w:p w14:paraId="0B787945" w14:textId="77777777" w:rsidR="0091191E" w:rsidRPr="0095623D" w:rsidRDefault="0091191E" w:rsidP="0095623D">
      <w:pPr>
        <w:pStyle w:val="ListParagraph"/>
        <w:numPr>
          <w:ilvl w:val="0"/>
          <w:numId w:val="21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property owner</w:t>
      </w:r>
      <w:r w:rsidRPr="0095623D">
        <w:rPr>
          <w:rFonts w:asciiTheme="majorHAnsi" w:hAnsiTheme="majorHAnsi"/>
          <w:lang w:val="en-GB"/>
        </w:rPr>
        <w:t>, I want to transfer ownership rights securely via the blockchain when selling my property, so that the records remain immutable.</w:t>
      </w:r>
    </w:p>
    <w:p w14:paraId="27D0F7D4" w14:textId="77777777" w:rsidR="0091191E" w:rsidRPr="0095623D" w:rsidRDefault="0091191E" w:rsidP="0095623D">
      <w:pPr>
        <w:pStyle w:val="ListParagraph"/>
        <w:numPr>
          <w:ilvl w:val="0"/>
          <w:numId w:val="21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buyer</w:t>
      </w:r>
      <w:r w:rsidRPr="0095623D">
        <w:rPr>
          <w:rFonts w:asciiTheme="majorHAnsi" w:hAnsiTheme="majorHAnsi"/>
          <w:lang w:val="en-GB"/>
        </w:rPr>
        <w:t>, I want to receive proof of ownership transfer on the blockchain, so that I can confirm my legal rights over the property.</w:t>
      </w:r>
    </w:p>
    <w:p w14:paraId="6E5F60E8" w14:textId="77777777" w:rsidR="0091191E" w:rsidRPr="00CD1760" w:rsidRDefault="0091191E" w:rsidP="0091191E">
      <w:pPr>
        <w:spacing w:after="0" w:line="360" w:lineRule="auto"/>
        <w:rPr>
          <w:rFonts w:asciiTheme="majorHAnsi" w:hAnsiTheme="majorHAnsi"/>
          <w:lang w:val="en-GB"/>
        </w:rPr>
      </w:pPr>
    </w:p>
    <w:p w14:paraId="32F559B1" w14:textId="77777777" w:rsidR="00CD1760" w:rsidRPr="00550AB6" w:rsidRDefault="00CD1760" w:rsidP="00613554">
      <w:pPr>
        <w:spacing w:after="0" w:line="360" w:lineRule="auto"/>
        <w:rPr>
          <w:rFonts w:asciiTheme="majorHAnsi" w:hAnsiTheme="majorHAnsi"/>
        </w:rPr>
      </w:pPr>
    </w:p>
    <w:p w14:paraId="1A827447" w14:textId="77777777" w:rsidR="00550AB6" w:rsidRPr="00613554" w:rsidRDefault="00550AB6" w:rsidP="00613554">
      <w:pPr>
        <w:pStyle w:val="Heading2"/>
        <w:spacing w:before="0" w:after="0" w:line="360" w:lineRule="auto"/>
        <w:rPr>
          <w:b/>
          <w:bCs/>
          <w:sz w:val="28"/>
          <w:szCs w:val="28"/>
          <w:lang w:val="en-GB"/>
        </w:rPr>
      </w:pPr>
      <w:r w:rsidRPr="00613554">
        <w:rPr>
          <w:b/>
          <w:bCs/>
          <w:sz w:val="28"/>
          <w:szCs w:val="28"/>
          <w:lang w:val="en-GB"/>
        </w:rPr>
        <w:t>Rental Management Module (RMM)</w:t>
      </w:r>
    </w:p>
    <w:p w14:paraId="0F7F7FDE" w14:textId="497A5122" w:rsidR="0095623D" w:rsidRPr="0095623D" w:rsidRDefault="0095623D" w:rsidP="0095623D">
      <w:pPr>
        <w:numPr>
          <w:ilvl w:val="0"/>
          <w:numId w:val="8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</w:t>
      </w:r>
      <w:r w:rsidR="009F6046">
        <w:rPr>
          <w:rFonts w:asciiTheme="majorHAnsi" w:hAnsiTheme="majorHAnsi"/>
          <w:b/>
          <w:bCs/>
          <w:lang w:val="en-GB"/>
        </w:rPr>
        <w:t>-</w:t>
      </w:r>
      <w:r w:rsidR="009F6046" w:rsidRPr="0095623D">
        <w:rPr>
          <w:rFonts w:asciiTheme="majorHAnsi" w:hAnsiTheme="majorHAnsi"/>
          <w:b/>
          <w:bCs/>
          <w:lang w:val="en-GB"/>
        </w:rPr>
        <w:t>RMM-001 - Rental Agreement via Smart Contracts</w:t>
      </w:r>
    </w:p>
    <w:p w14:paraId="295924DE" w14:textId="3188E282" w:rsidR="0095623D" w:rsidRPr="0095623D" w:rsidRDefault="0095623D" w:rsidP="0095623D">
      <w:pPr>
        <w:pStyle w:val="ListParagraph"/>
        <w:numPr>
          <w:ilvl w:val="0"/>
          <w:numId w:val="16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property owner</w:t>
      </w:r>
      <w:r w:rsidRPr="0095623D">
        <w:rPr>
          <w:rFonts w:asciiTheme="majorHAnsi" w:hAnsiTheme="majorHAnsi"/>
          <w:lang w:val="en-GB"/>
        </w:rPr>
        <w:t xml:space="preserve">, I want rental agreements to be automatically created and enforced via smart contracts, so that both parties follow the agreed </w:t>
      </w:r>
      <w:proofErr w:type="gramStart"/>
      <w:r w:rsidRPr="0095623D">
        <w:rPr>
          <w:rFonts w:asciiTheme="majorHAnsi" w:hAnsiTheme="majorHAnsi"/>
          <w:lang w:val="en-GB"/>
        </w:rPr>
        <w:t>terms.</w:t>
      </w:r>
      <w:r w:rsidR="00C42C21">
        <w:rPr>
          <w:rFonts w:asciiTheme="majorHAnsi" w:hAnsiTheme="majorHAnsi"/>
          <w:lang w:val="en-GB"/>
        </w:rPr>
        <w:t>*</w:t>
      </w:r>
      <w:proofErr w:type="gramEnd"/>
      <w:r w:rsidR="00926B78">
        <w:rPr>
          <w:rFonts w:asciiTheme="majorHAnsi" w:hAnsiTheme="majorHAnsi"/>
          <w:lang w:val="en-GB"/>
        </w:rPr>
        <w:t>(</w:t>
      </w:r>
      <w:r w:rsidR="006141B5">
        <w:rPr>
          <w:rFonts w:asciiTheme="majorHAnsi" w:hAnsiTheme="majorHAnsi"/>
          <w:lang w:val="en-GB"/>
        </w:rPr>
        <w:t xml:space="preserve">future </w:t>
      </w:r>
      <w:r w:rsidR="00E11E56">
        <w:rPr>
          <w:rFonts w:asciiTheme="majorHAnsi" w:hAnsiTheme="majorHAnsi"/>
          <w:lang w:val="en-GB"/>
        </w:rPr>
        <w:t>implementation*</w:t>
      </w:r>
      <w:r w:rsidR="009C6486">
        <w:rPr>
          <w:rFonts w:asciiTheme="majorHAnsi" w:hAnsiTheme="majorHAnsi"/>
          <w:lang w:val="en-GB"/>
        </w:rPr>
        <w:t>legal valid</w:t>
      </w:r>
      <w:r w:rsidR="00834597">
        <w:rPr>
          <w:rFonts w:asciiTheme="majorHAnsi" w:hAnsiTheme="majorHAnsi"/>
          <w:lang w:val="en-GB"/>
        </w:rPr>
        <w:t>ity)</w:t>
      </w:r>
    </w:p>
    <w:p w14:paraId="5BE81B7C" w14:textId="77777777" w:rsidR="0095623D" w:rsidRPr="0095623D" w:rsidRDefault="0095623D" w:rsidP="0095623D">
      <w:pPr>
        <w:pStyle w:val="ListParagraph"/>
        <w:numPr>
          <w:ilvl w:val="0"/>
          <w:numId w:val="16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renter</w:t>
      </w:r>
      <w:r w:rsidRPr="0095623D">
        <w:rPr>
          <w:rFonts w:asciiTheme="majorHAnsi" w:hAnsiTheme="majorHAnsi"/>
          <w:lang w:val="en-GB"/>
        </w:rPr>
        <w:t>, I want my rental agreement to be securely stored on the blockchain, so that I have proof of my lease terms.</w:t>
      </w:r>
    </w:p>
    <w:p w14:paraId="72733EC8" w14:textId="539B9CAB" w:rsidR="0095623D" w:rsidRPr="0095623D" w:rsidRDefault="0095623D" w:rsidP="0095623D">
      <w:pPr>
        <w:numPr>
          <w:ilvl w:val="0"/>
          <w:numId w:val="8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Pr="0095623D">
        <w:rPr>
          <w:rFonts w:asciiTheme="majorHAnsi" w:hAnsiTheme="majorHAnsi"/>
          <w:b/>
          <w:bCs/>
          <w:lang w:val="en-GB"/>
        </w:rPr>
        <w:t>RMM-002 - Tenant Rental History Tracking</w:t>
      </w:r>
    </w:p>
    <w:p w14:paraId="4A3C7D96" w14:textId="77777777" w:rsidR="0095623D" w:rsidRPr="0095623D" w:rsidRDefault="0095623D" w:rsidP="0095623D">
      <w:pPr>
        <w:pStyle w:val="ListParagraph"/>
        <w:numPr>
          <w:ilvl w:val="0"/>
          <w:numId w:val="17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property owner</w:t>
      </w:r>
      <w:r w:rsidRPr="0095623D">
        <w:rPr>
          <w:rFonts w:asciiTheme="majorHAnsi" w:hAnsiTheme="majorHAnsi"/>
          <w:lang w:val="en-GB"/>
        </w:rPr>
        <w:t>, I want to access the rental history of a property, so that I can verify the previous tenants.</w:t>
      </w:r>
    </w:p>
    <w:p w14:paraId="2E799C2A" w14:textId="62B3BF3F" w:rsidR="0095623D" w:rsidRPr="0095623D" w:rsidRDefault="0095623D" w:rsidP="0095623D">
      <w:pPr>
        <w:pStyle w:val="ListParagraph"/>
        <w:numPr>
          <w:ilvl w:val="0"/>
          <w:numId w:val="17"/>
        </w:numPr>
        <w:tabs>
          <w:tab w:val="num" w:pos="720"/>
        </w:tabs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renter</w:t>
      </w:r>
      <w:r w:rsidRPr="0095623D">
        <w:rPr>
          <w:rFonts w:asciiTheme="majorHAnsi" w:hAnsiTheme="majorHAnsi"/>
          <w:lang w:val="en-GB"/>
        </w:rPr>
        <w:t>, I want my rental history to be recorded, so that I can prove my past rental experiences for future transactions.</w:t>
      </w:r>
    </w:p>
    <w:p w14:paraId="68794B35" w14:textId="1A24B869" w:rsidR="0095623D" w:rsidRPr="0095623D" w:rsidRDefault="0095623D" w:rsidP="0095623D">
      <w:pPr>
        <w:numPr>
          <w:ilvl w:val="0"/>
          <w:numId w:val="10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Pr="0095623D">
        <w:rPr>
          <w:rFonts w:asciiTheme="majorHAnsi" w:hAnsiTheme="majorHAnsi"/>
          <w:b/>
          <w:bCs/>
          <w:lang w:val="en-GB"/>
        </w:rPr>
        <w:t>RMM-003 - Consensus-Based Rental Verification</w:t>
      </w:r>
    </w:p>
    <w:p w14:paraId="1047163C" w14:textId="77777777" w:rsidR="0095623D" w:rsidRPr="0095623D" w:rsidRDefault="0095623D" w:rsidP="0095623D">
      <w:pPr>
        <w:pStyle w:val="ListParagraph"/>
        <w:numPr>
          <w:ilvl w:val="0"/>
          <w:numId w:val="18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lastRenderedPageBreak/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renter</w:t>
      </w:r>
      <w:r w:rsidRPr="0095623D">
        <w:rPr>
          <w:rFonts w:asciiTheme="majorHAnsi" w:hAnsiTheme="majorHAnsi"/>
          <w:lang w:val="en-GB"/>
        </w:rPr>
        <w:t>, I want to verify the legitimacy of a new rental claim using feedback from previous tenants, so that I can avoid rental scams.</w:t>
      </w:r>
    </w:p>
    <w:p w14:paraId="122CB771" w14:textId="77777777" w:rsidR="0095623D" w:rsidRPr="0095623D" w:rsidRDefault="0095623D" w:rsidP="0095623D">
      <w:pPr>
        <w:pStyle w:val="ListParagraph"/>
        <w:numPr>
          <w:ilvl w:val="0"/>
          <w:numId w:val="18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previous renter</w:t>
      </w:r>
      <w:r w:rsidRPr="0095623D">
        <w:rPr>
          <w:rFonts w:asciiTheme="majorHAnsi" w:hAnsiTheme="majorHAnsi"/>
          <w:lang w:val="en-GB"/>
        </w:rPr>
        <w:t>, I want to confirm whether I rented a property from the listed owner, so that I can help prevent fraud.</w:t>
      </w:r>
    </w:p>
    <w:p w14:paraId="58863401" w14:textId="1B5CA55F" w:rsidR="0095623D" w:rsidRPr="0095623D" w:rsidRDefault="0095623D" w:rsidP="0095623D">
      <w:pPr>
        <w:numPr>
          <w:ilvl w:val="0"/>
          <w:numId w:val="12"/>
        </w:numPr>
        <w:spacing w:after="0" w:line="360" w:lineRule="auto"/>
        <w:rPr>
          <w:rFonts w:asciiTheme="majorHAnsi" w:hAnsiTheme="majorHAnsi"/>
          <w:lang w:val="en-GB"/>
        </w:rPr>
      </w:pPr>
      <w:r>
        <w:rPr>
          <w:rFonts w:asciiTheme="majorHAnsi" w:hAnsiTheme="majorHAnsi"/>
          <w:b/>
          <w:bCs/>
          <w:lang w:val="en-GB"/>
        </w:rPr>
        <w:t>US-</w:t>
      </w:r>
      <w:r w:rsidRPr="0095623D">
        <w:rPr>
          <w:rFonts w:asciiTheme="majorHAnsi" w:hAnsiTheme="majorHAnsi"/>
          <w:b/>
          <w:bCs/>
          <w:lang w:val="en-GB"/>
        </w:rPr>
        <w:t>RMM-004 - Property Return and Condition Verification</w:t>
      </w:r>
    </w:p>
    <w:p w14:paraId="2F85EEEB" w14:textId="664222FB" w:rsidR="0095623D" w:rsidRPr="0095623D" w:rsidRDefault="0095623D" w:rsidP="0095623D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  <w:lang w:val="en-GB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renter</w:t>
      </w:r>
      <w:r w:rsidRPr="0095623D">
        <w:rPr>
          <w:rFonts w:asciiTheme="majorHAnsi" w:hAnsiTheme="majorHAnsi"/>
          <w:lang w:val="en-GB"/>
        </w:rPr>
        <w:t>, I want to document the property's condition upon moving in and moving out, so that I can avoid disputes over damages.</w:t>
      </w:r>
    </w:p>
    <w:p w14:paraId="06B63BF2" w14:textId="0891AC21" w:rsidR="00BF0F68" w:rsidRPr="00634D61" w:rsidRDefault="0095623D" w:rsidP="00634D61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 w:rsidRPr="0095623D">
        <w:rPr>
          <w:rFonts w:asciiTheme="majorHAnsi" w:hAnsiTheme="majorHAnsi"/>
          <w:lang w:val="en-GB"/>
        </w:rPr>
        <w:t xml:space="preserve">As a </w:t>
      </w:r>
      <w:r w:rsidRPr="0095623D">
        <w:rPr>
          <w:rFonts w:asciiTheme="majorHAnsi" w:hAnsiTheme="majorHAnsi"/>
          <w:b/>
          <w:bCs/>
          <w:lang w:val="en-GB"/>
        </w:rPr>
        <w:t>property owner</w:t>
      </w:r>
      <w:r w:rsidRPr="0095623D">
        <w:rPr>
          <w:rFonts w:asciiTheme="majorHAnsi" w:hAnsiTheme="majorHAnsi"/>
          <w:lang w:val="en-GB"/>
        </w:rPr>
        <w:t>, I want to verify the condition of my property after a tenant moves out, so that I can assess any damages fairly.</w:t>
      </w:r>
    </w:p>
    <w:p w14:paraId="29FCDCEC" w14:textId="77777777" w:rsidR="00E65930" w:rsidRDefault="00E65930" w:rsidP="00E65930">
      <w:pPr>
        <w:spacing w:after="0" w:line="360" w:lineRule="auto"/>
        <w:rPr>
          <w:rFonts w:asciiTheme="majorHAnsi" w:hAnsiTheme="majorHAnsi"/>
        </w:rPr>
      </w:pPr>
    </w:p>
    <w:p w14:paraId="557EBFFA" w14:textId="5255BB59" w:rsidR="00E65930" w:rsidRPr="00E65930" w:rsidRDefault="00E65930" w:rsidP="00E65930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*</w:t>
      </w:r>
      <w:proofErr w:type="gramStart"/>
      <w:r>
        <w:rPr>
          <w:rFonts w:asciiTheme="majorHAnsi" w:hAnsiTheme="majorHAnsi"/>
        </w:rPr>
        <w:t>assumption</w:t>
      </w:r>
      <w:proofErr w:type="gramEnd"/>
      <w:r>
        <w:rPr>
          <w:rFonts w:asciiTheme="majorHAnsi" w:hAnsiTheme="majorHAnsi"/>
        </w:rPr>
        <w:t xml:space="preserve"> of property validity</w:t>
      </w:r>
      <w:r w:rsidR="00BB6116">
        <w:rPr>
          <w:rFonts w:asciiTheme="majorHAnsi" w:hAnsiTheme="majorHAnsi"/>
        </w:rPr>
        <w:t xml:space="preserve"> and no land commission</w:t>
      </w:r>
      <w:r w:rsidR="007D597A">
        <w:rPr>
          <w:rFonts w:asciiTheme="majorHAnsi" w:hAnsiTheme="majorHAnsi"/>
        </w:rPr>
        <w:t xml:space="preserve"> issues</w:t>
      </w:r>
      <w:r w:rsidR="00BB6116">
        <w:rPr>
          <w:rFonts w:asciiTheme="majorHAnsi" w:hAnsiTheme="majorHAnsi"/>
        </w:rPr>
        <w:t xml:space="preserve"> or litigation </w:t>
      </w:r>
      <w:proofErr w:type="gramStart"/>
      <w:r w:rsidR="00BB6116">
        <w:rPr>
          <w:rFonts w:asciiTheme="majorHAnsi" w:hAnsiTheme="majorHAnsi"/>
        </w:rPr>
        <w:t>issues</w:t>
      </w:r>
      <w:r w:rsidR="001F5ACA">
        <w:rPr>
          <w:rFonts w:asciiTheme="majorHAnsi" w:hAnsiTheme="majorHAnsi"/>
        </w:rPr>
        <w:t xml:space="preserve">( </w:t>
      </w:r>
      <w:r w:rsidR="00BB6116">
        <w:rPr>
          <w:rFonts w:asciiTheme="majorHAnsi" w:hAnsiTheme="majorHAnsi"/>
        </w:rPr>
        <w:t>recommended</w:t>
      </w:r>
      <w:proofErr w:type="gramEnd"/>
      <w:r w:rsidR="00BB6116">
        <w:rPr>
          <w:rFonts w:asciiTheme="majorHAnsi" w:hAnsiTheme="majorHAnsi"/>
        </w:rPr>
        <w:t xml:space="preserve"> path</w:t>
      </w:r>
      <w:r w:rsidR="001F5ACA">
        <w:rPr>
          <w:rFonts w:asciiTheme="majorHAnsi" w:hAnsiTheme="majorHAnsi"/>
        </w:rPr>
        <w:t>)</w:t>
      </w:r>
      <w:r>
        <w:rPr>
          <w:rFonts w:asciiTheme="majorHAnsi" w:hAnsiTheme="majorHAnsi"/>
        </w:rPr>
        <w:t xml:space="preserve"> or verification from Lands </w:t>
      </w:r>
      <w:proofErr w:type="gramStart"/>
      <w:r>
        <w:rPr>
          <w:rFonts w:asciiTheme="majorHAnsi" w:hAnsiTheme="majorHAnsi"/>
        </w:rPr>
        <w:t>commission</w:t>
      </w:r>
      <w:r w:rsidR="00BB6116">
        <w:rPr>
          <w:rFonts w:asciiTheme="majorHAnsi" w:hAnsiTheme="majorHAnsi"/>
        </w:rPr>
        <w:t>(</w:t>
      </w:r>
      <w:proofErr w:type="gramEnd"/>
      <w:r w:rsidR="00BB6116">
        <w:rPr>
          <w:rFonts w:asciiTheme="majorHAnsi" w:hAnsiTheme="majorHAnsi"/>
        </w:rPr>
        <w:t>complications of political interactions, future works implementation)</w:t>
      </w:r>
    </w:p>
    <w:p w14:paraId="7F0AE06B" w14:textId="77777777" w:rsidR="00634D61" w:rsidRDefault="00634D61" w:rsidP="00634D61">
      <w:pPr>
        <w:spacing w:after="0" w:line="360" w:lineRule="auto"/>
        <w:rPr>
          <w:rFonts w:asciiTheme="majorHAnsi" w:hAnsiTheme="majorHAnsi"/>
        </w:rPr>
      </w:pPr>
    </w:p>
    <w:p w14:paraId="1AE39C6B" w14:textId="77777777" w:rsidR="005D36BB" w:rsidRPr="00634D61" w:rsidRDefault="005D36BB" w:rsidP="00634D61">
      <w:pPr>
        <w:spacing w:after="0" w:line="360" w:lineRule="auto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700"/>
      </w:tblGrid>
      <w:tr w:rsidR="00FD04DF" w14:paraId="07FC2BD2" w14:textId="77777777" w:rsidTr="00FD04DF">
        <w:tc>
          <w:tcPr>
            <w:tcW w:w="7650" w:type="dxa"/>
          </w:tcPr>
          <w:p w14:paraId="6A80476A" w14:textId="38935D22" w:rsidR="00FD04DF" w:rsidRPr="00FD04DF" w:rsidRDefault="00FD04DF" w:rsidP="00FD04DF">
            <w:pPr>
              <w:spacing w:line="360" w:lineRule="auto"/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User Story</w:t>
            </w:r>
          </w:p>
        </w:tc>
        <w:tc>
          <w:tcPr>
            <w:tcW w:w="1700" w:type="dxa"/>
          </w:tcPr>
          <w:p w14:paraId="56409E0D" w14:textId="27D63C5A" w:rsidR="00FD04DF" w:rsidRPr="00FD04DF" w:rsidRDefault="00FD04DF" w:rsidP="00FD04DF">
            <w:pPr>
              <w:spacing w:line="360" w:lineRule="auto"/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Priority</w:t>
            </w:r>
          </w:p>
        </w:tc>
      </w:tr>
      <w:tr w:rsidR="00FD04DF" w14:paraId="4976863D" w14:textId="77777777" w:rsidTr="00FD04DF">
        <w:tc>
          <w:tcPr>
            <w:tcW w:w="7650" w:type="dxa"/>
          </w:tcPr>
          <w:p w14:paraId="7029DB9F" w14:textId="35E84194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A642FD">
              <w:rPr>
                <w:rFonts w:asciiTheme="majorHAnsi" w:hAnsiTheme="majorHAnsi"/>
                <w:b/>
                <w:bCs/>
                <w:lang w:val="en-GB"/>
              </w:rPr>
              <w:t>UMM-001 - User Registration and Authentication</w:t>
            </w:r>
          </w:p>
        </w:tc>
        <w:tc>
          <w:tcPr>
            <w:tcW w:w="1700" w:type="dxa"/>
          </w:tcPr>
          <w:p w14:paraId="10DB55C8" w14:textId="350A30AD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</w:tr>
      <w:tr w:rsidR="00FD04DF" w14:paraId="1F59BA9D" w14:textId="77777777" w:rsidTr="00FD04DF">
        <w:tc>
          <w:tcPr>
            <w:tcW w:w="7650" w:type="dxa"/>
          </w:tcPr>
          <w:p w14:paraId="6308AEEB" w14:textId="73412878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A642FD">
              <w:rPr>
                <w:rFonts w:asciiTheme="majorHAnsi" w:hAnsiTheme="majorHAnsi"/>
                <w:b/>
                <w:bCs/>
                <w:lang w:val="en-GB"/>
              </w:rPr>
              <w:t>UMM-002 - Role-Based Access Control (RBAC)</w:t>
            </w:r>
          </w:p>
        </w:tc>
        <w:tc>
          <w:tcPr>
            <w:tcW w:w="1700" w:type="dxa"/>
          </w:tcPr>
          <w:p w14:paraId="5F2B68A0" w14:textId="62FA1BB6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</w:tr>
      <w:tr w:rsidR="00FD04DF" w14:paraId="5A47625B" w14:textId="77777777" w:rsidTr="00FD04DF">
        <w:tc>
          <w:tcPr>
            <w:tcW w:w="7650" w:type="dxa"/>
          </w:tcPr>
          <w:p w14:paraId="5058CF82" w14:textId="3739DC82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1191E">
              <w:rPr>
                <w:rFonts w:asciiTheme="majorHAnsi" w:hAnsiTheme="majorHAnsi"/>
                <w:b/>
                <w:bCs/>
                <w:lang w:val="en-GB"/>
              </w:rPr>
              <w:t>PMM-001 - Property Ownership Registration on Blockchain</w:t>
            </w:r>
          </w:p>
        </w:tc>
        <w:tc>
          <w:tcPr>
            <w:tcW w:w="1700" w:type="dxa"/>
          </w:tcPr>
          <w:p w14:paraId="7A1D8A16" w14:textId="3005FE2B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</w:tr>
      <w:tr w:rsidR="00FD04DF" w14:paraId="780C5C6D" w14:textId="77777777" w:rsidTr="00FD04DF">
        <w:tc>
          <w:tcPr>
            <w:tcW w:w="7650" w:type="dxa"/>
          </w:tcPr>
          <w:p w14:paraId="7F951A57" w14:textId="001F6C91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1191E">
              <w:rPr>
                <w:rFonts w:asciiTheme="majorHAnsi" w:hAnsiTheme="majorHAnsi"/>
                <w:b/>
                <w:bCs/>
                <w:lang w:val="en-GB"/>
              </w:rPr>
              <w:t>PMM-003 - Ownership Verification via Smart Contracts</w:t>
            </w:r>
          </w:p>
        </w:tc>
        <w:tc>
          <w:tcPr>
            <w:tcW w:w="1700" w:type="dxa"/>
          </w:tcPr>
          <w:p w14:paraId="16208148" w14:textId="70F4846C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</w:tr>
      <w:tr w:rsidR="00FD04DF" w14:paraId="6FECD55F" w14:textId="77777777" w:rsidTr="00FD04DF">
        <w:tc>
          <w:tcPr>
            <w:tcW w:w="7650" w:type="dxa"/>
          </w:tcPr>
          <w:p w14:paraId="0D42C76C" w14:textId="0AFB9E0C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1191E">
              <w:rPr>
                <w:rFonts w:asciiTheme="majorHAnsi" w:hAnsiTheme="majorHAnsi"/>
                <w:b/>
                <w:bCs/>
                <w:lang w:val="en-GB"/>
              </w:rPr>
              <w:t>PMM-002 - Property Listing for Sale and Rental</w:t>
            </w:r>
          </w:p>
        </w:tc>
        <w:tc>
          <w:tcPr>
            <w:tcW w:w="1700" w:type="dxa"/>
          </w:tcPr>
          <w:p w14:paraId="55E93D98" w14:textId="6F89040A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</w:tr>
      <w:tr w:rsidR="00FD04DF" w14:paraId="340C1475" w14:textId="77777777" w:rsidTr="00FD04DF">
        <w:tc>
          <w:tcPr>
            <w:tcW w:w="7650" w:type="dxa"/>
          </w:tcPr>
          <w:p w14:paraId="6BC27F97" w14:textId="2CB3D247" w:rsidR="00FD04DF" w:rsidRDefault="009F6046" w:rsidP="00613554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1191E">
              <w:rPr>
                <w:rFonts w:asciiTheme="majorHAnsi" w:hAnsiTheme="majorHAnsi"/>
                <w:b/>
                <w:bCs/>
                <w:lang w:val="en-GB"/>
              </w:rPr>
              <w:t>PMM-004 - Property Ownership Transfer</w:t>
            </w:r>
          </w:p>
        </w:tc>
        <w:tc>
          <w:tcPr>
            <w:tcW w:w="1700" w:type="dxa"/>
          </w:tcPr>
          <w:p w14:paraId="1FA5BB38" w14:textId="766CE78B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</w:tr>
      <w:tr w:rsidR="00FD04DF" w14:paraId="0F14729C" w14:textId="77777777" w:rsidTr="00FD04DF">
        <w:tc>
          <w:tcPr>
            <w:tcW w:w="7650" w:type="dxa"/>
          </w:tcPr>
          <w:p w14:paraId="4E79A06C" w14:textId="3A42A8C1" w:rsidR="00FD04DF" w:rsidRPr="009004A7" w:rsidRDefault="009004A7" w:rsidP="00613554">
            <w:pPr>
              <w:spacing w:line="360" w:lineRule="auto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US</w:t>
            </w:r>
            <w:r>
              <w:rPr>
                <w:rFonts w:asciiTheme="majorHAnsi" w:hAnsiTheme="majorHAnsi"/>
                <w:b/>
                <w:bCs/>
                <w:lang w:val="en-GB"/>
              </w:rPr>
              <w:t>-</w:t>
            </w:r>
            <w:r w:rsidRPr="0095623D">
              <w:rPr>
                <w:rFonts w:asciiTheme="majorHAnsi" w:hAnsiTheme="majorHAnsi"/>
                <w:b/>
                <w:bCs/>
                <w:lang w:val="en-GB"/>
              </w:rPr>
              <w:t>RMM-001 - Rental Agreement via Smart Contracts</w:t>
            </w:r>
          </w:p>
        </w:tc>
        <w:tc>
          <w:tcPr>
            <w:tcW w:w="1700" w:type="dxa"/>
          </w:tcPr>
          <w:p w14:paraId="2B0C39DC" w14:textId="4AFBBFB3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</w:tr>
      <w:tr w:rsidR="009004A7" w14:paraId="6A64EEDD" w14:textId="77777777" w:rsidTr="00FD04DF">
        <w:tc>
          <w:tcPr>
            <w:tcW w:w="7650" w:type="dxa"/>
          </w:tcPr>
          <w:p w14:paraId="1E7D7B4D" w14:textId="210337FC" w:rsidR="009004A7" w:rsidRDefault="009004A7" w:rsidP="009004A7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5623D">
              <w:rPr>
                <w:rFonts w:asciiTheme="majorHAnsi" w:hAnsiTheme="majorHAnsi"/>
                <w:b/>
                <w:bCs/>
                <w:lang w:val="en-GB"/>
              </w:rPr>
              <w:t>RMM-003 - Consensus-Based Rental Verification</w:t>
            </w:r>
          </w:p>
        </w:tc>
        <w:tc>
          <w:tcPr>
            <w:tcW w:w="1700" w:type="dxa"/>
          </w:tcPr>
          <w:p w14:paraId="4EF00E64" w14:textId="36F607C6" w:rsidR="009004A7" w:rsidRDefault="009004A7" w:rsidP="009004A7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</w:tr>
      <w:tr w:rsidR="009004A7" w14:paraId="64D3B7BD" w14:textId="77777777" w:rsidTr="00FD04DF">
        <w:tc>
          <w:tcPr>
            <w:tcW w:w="7650" w:type="dxa"/>
          </w:tcPr>
          <w:p w14:paraId="3D2C7AA3" w14:textId="13878A27" w:rsidR="009004A7" w:rsidRDefault="009004A7" w:rsidP="009004A7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5623D">
              <w:rPr>
                <w:rFonts w:asciiTheme="majorHAnsi" w:hAnsiTheme="majorHAnsi"/>
                <w:b/>
                <w:bCs/>
                <w:lang w:val="en-GB"/>
              </w:rPr>
              <w:t>RMM-004 - Property Return and Condition Verification</w:t>
            </w:r>
          </w:p>
        </w:tc>
        <w:tc>
          <w:tcPr>
            <w:tcW w:w="1700" w:type="dxa"/>
          </w:tcPr>
          <w:p w14:paraId="6E699DB2" w14:textId="1795174A" w:rsidR="009004A7" w:rsidRDefault="009004A7" w:rsidP="009004A7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</w:tr>
      <w:tr w:rsidR="009004A7" w14:paraId="54D30E01" w14:textId="77777777" w:rsidTr="00FD04DF">
        <w:tc>
          <w:tcPr>
            <w:tcW w:w="7650" w:type="dxa"/>
          </w:tcPr>
          <w:p w14:paraId="293CB417" w14:textId="111FEE88" w:rsidR="009004A7" w:rsidRDefault="009004A7" w:rsidP="009004A7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bCs/>
                <w:lang w:val="en-GB"/>
              </w:rPr>
              <w:t>US-</w:t>
            </w:r>
            <w:r w:rsidRPr="0095623D">
              <w:rPr>
                <w:rFonts w:asciiTheme="majorHAnsi" w:hAnsiTheme="majorHAnsi"/>
                <w:b/>
                <w:bCs/>
                <w:lang w:val="en-GB"/>
              </w:rPr>
              <w:t>RMM-002 - Tenant Rental History Tracking</w:t>
            </w:r>
          </w:p>
        </w:tc>
        <w:tc>
          <w:tcPr>
            <w:tcW w:w="1700" w:type="dxa"/>
          </w:tcPr>
          <w:p w14:paraId="18D59573" w14:textId="3D29250A" w:rsidR="009004A7" w:rsidRDefault="009004A7" w:rsidP="009004A7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</w:tr>
      <w:tr w:rsidR="00FD04DF" w14:paraId="71A0EEC9" w14:textId="77777777" w:rsidTr="00FD04DF">
        <w:tc>
          <w:tcPr>
            <w:tcW w:w="7650" w:type="dxa"/>
          </w:tcPr>
          <w:p w14:paraId="3FCD232A" w14:textId="74E693F5" w:rsidR="00FD04DF" w:rsidRDefault="009004A7" w:rsidP="00613554">
            <w:pPr>
              <w:spacing w:line="360" w:lineRule="auto"/>
              <w:rPr>
                <w:rFonts w:asciiTheme="majorHAnsi" w:hAnsiTheme="majorHAnsi"/>
              </w:rPr>
            </w:pPr>
            <w:ins w:id="12" w:author="Richard Kweenu Nana Quayson" w:date="2025-03-29T18:01:00Z" w16du:dateUtc="2025-03-29T18:01:00Z">
              <w:r>
                <w:rPr>
                  <w:rFonts w:asciiTheme="majorHAnsi" w:hAnsiTheme="majorHAnsi"/>
                  <w:b/>
                  <w:bCs/>
                  <w:lang w:val="en-GB"/>
                </w:rPr>
                <w:t>US</w:t>
              </w:r>
            </w:ins>
            <w:ins w:id="13" w:author="Richard Kweenu Nana Quayson" w:date="2025-03-29T17:41:00Z" w16du:dateUtc="2025-03-29T17:41:00Z">
              <w:r>
                <w:rPr>
                  <w:rFonts w:asciiTheme="majorHAnsi" w:hAnsiTheme="majorHAnsi"/>
                  <w:b/>
                  <w:bCs/>
                  <w:lang w:val="en-GB"/>
                </w:rPr>
                <w:t>-</w:t>
              </w:r>
              <w:r w:rsidRPr="00A642FD">
                <w:rPr>
                  <w:rFonts w:asciiTheme="majorHAnsi" w:hAnsiTheme="majorHAnsi"/>
                  <w:b/>
                  <w:bCs/>
                  <w:lang w:val="en-GB"/>
                </w:rPr>
                <w:t>UMM-003 - Identity Verification for Property Owners</w:t>
              </w:r>
            </w:ins>
          </w:p>
        </w:tc>
        <w:tc>
          <w:tcPr>
            <w:tcW w:w="1700" w:type="dxa"/>
          </w:tcPr>
          <w:p w14:paraId="3BCAE431" w14:textId="0E8F73A3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</w:tr>
      <w:tr w:rsidR="00FD04DF" w14:paraId="42FDC9D5" w14:textId="77777777" w:rsidTr="00FD04DF">
        <w:tc>
          <w:tcPr>
            <w:tcW w:w="7650" w:type="dxa"/>
          </w:tcPr>
          <w:p w14:paraId="45F57DB2" w14:textId="56FC1EEB" w:rsidR="00FD04DF" w:rsidRDefault="009004A7" w:rsidP="00613554">
            <w:pPr>
              <w:spacing w:line="360" w:lineRule="auto"/>
              <w:rPr>
                <w:rFonts w:asciiTheme="majorHAnsi" w:hAnsiTheme="majorHAnsi"/>
              </w:rPr>
            </w:pPr>
            <w:ins w:id="14" w:author="Richard Kweenu Nana Quayson" w:date="2025-03-29T18:01:00Z" w16du:dateUtc="2025-03-29T18:01:00Z">
              <w:r>
                <w:rPr>
                  <w:rFonts w:asciiTheme="majorHAnsi" w:hAnsiTheme="majorHAnsi"/>
                  <w:b/>
                  <w:bCs/>
                  <w:lang w:val="en-GB"/>
                </w:rPr>
                <w:t>US</w:t>
              </w:r>
            </w:ins>
            <w:ins w:id="15" w:author="Richard Kweenu Nana Quayson" w:date="2025-03-29T17:41:00Z" w16du:dateUtc="2025-03-29T17:41:00Z">
              <w:r>
                <w:rPr>
                  <w:rFonts w:asciiTheme="majorHAnsi" w:hAnsiTheme="majorHAnsi"/>
                  <w:b/>
                  <w:bCs/>
                  <w:lang w:val="en-GB"/>
                </w:rPr>
                <w:t>-</w:t>
              </w:r>
              <w:r w:rsidRPr="00A642FD">
                <w:rPr>
                  <w:rFonts w:asciiTheme="majorHAnsi" w:hAnsiTheme="majorHAnsi"/>
                  <w:b/>
                  <w:bCs/>
                  <w:lang w:val="en-GB"/>
                </w:rPr>
                <w:t>UMM-004 - Client Reputation and Review System</w:t>
              </w:r>
            </w:ins>
          </w:p>
        </w:tc>
        <w:tc>
          <w:tcPr>
            <w:tcW w:w="1700" w:type="dxa"/>
          </w:tcPr>
          <w:p w14:paraId="75E3E60F" w14:textId="1D6DC8AA" w:rsidR="00FD04DF" w:rsidRDefault="00634D61" w:rsidP="004169C1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</w:p>
        </w:tc>
      </w:tr>
    </w:tbl>
    <w:p w14:paraId="0D5AAAF0" w14:textId="77777777" w:rsidR="00613554" w:rsidRDefault="00613554" w:rsidP="00613554">
      <w:pPr>
        <w:spacing w:after="0" w:line="360" w:lineRule="auto"/>
        <w:rPr>
          <w:rFonts w:asciiTheme="majorHAnsi" w:hAnsiTheme="majorHAnsi"/>
        </w:rPr>
      </w:pPr>
    </w:p>
    <w:p w14:paraId="423BC66D" w14:textId="77777777" w:rsidR="00613554" w:rsidRDefault="00613554" w:rsidP="00613554">
      <w:pPr>
        <w:spacing w:after="0" w:line="360" w:lineRule="auto"/>
        <w:rPr>
          <w:rFonts w:asciiTheme="majorHAnsi" w:hAnsiTheme="majorHAnsi"/>
        </w:rPr>
      </w:pPr>
    </w:p>
    <w:p w14:paraId="1B5E7685" w14:textId="77777777" w:rsidR="007A0640" w:rsidRPr="00550AB6" w:rsidRDefault="007A0640" w:rsidP="00613554">
      <w:pPr>
        <w:spacing w:after="0" w:line="360" w:lineRule="auto"/>
        <w:rPr>
          <w:rFonts w:asciiTheme="majorHAnsi" w:hAnsiTheme="majorHAnsi"/>
        </w:rPr>
      </w:pPr>
    </w:p>
    <w:p w14:paraId="4A502379" w14:textId="046451F0" w:rsidR="0079730A" w:rsidRPr="004E3CB9" w:rsidRDefault="00EE2F7A" w:rsidP="00613554">
      <w:pPr>
        <w:pStyle w:val="Heading1"/>
        <w:spacing w:before="0" w:after="0" w:line="360" w:lineRule="auto"/>
        <w:rPr>
          <w:b/>
          <w:bCs/>
          <w:sz w:val="30"/>
          <w:szCs w:val="30"/>
        </w:rPr>
      </w:pPr>
      <w:r w:rsidRPr="004E3CB9">
        <w:rPr>
          <w:b/>
          <w:bCs/>
          <w:sz w:val="30"/>
          <w:szCs w:val="30"/>
        </w:rPr>
        <w:t>Non-</w:t>
      </w:r>
      <w:r w:rsidR="00193B70" w:rsidRPr="004E3CB9">
        <w:rPr>
          <w:b/>
          <w:bCs/>
          <w:sz w:val="30"/>
          <w:szCs w:val="30"/>
        </w:rPr>
        <w:t>Func</w:t>
      </w:r>
      <w:r w:rsidR="00FB4B1A" w:rsidRPr="004E3CB9">
        <w:rPr>
          <w:b/>
          <w:bCs/>
          <w:sz w:val="30"/>
          <w:szCs w:val="30"/>
        </w:rPr>
        <w:t>tional Requirements:</w:t>
      </w:r>
    </w:p>
    <w:p w14:paraId="074BE159" w14:textId="2AAE43AD" w:rsidR="003464F4" w:rsidRDefault="005C39D5" w:rsidP="00613554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NFR</w:t>
      </w:r>
      <w:r w:rsidR="00295BF1">
        <w:rPr>
          <w:rFonts w:asciiTheme="majorHAnsi" w:hAnsiTheme="majorHAnsi"/>
        </w:rPr>
        <w:t>1</w:t>
      </w:r>
      <w:r w:rsidR="003C234B">
        <w:rPr>
          <w:rFonts w:asciiTheme="majorHAnsi" w:hAnsiTheme="majorHAnsi"/>
        </w:rPr>
        <w:t>: The system shall implement end-to-end encryption for data transmission and storage</w:t>
      </w:r>
      <w:r w:rsidR="006F4AE6">
        <w:rPr>
          <w:rFonts w:asciiTheme="majorHAnsi" w:hAnsiTheme="majorHAnsi"/>
        </w:rPr>
        <w:t>.</w:t>
      </w:r>
    </w:p>
    <w:p w14:paraId="78D6A9C4" w14:textId="227F2024" w:rsidR="003C234B" w:rsidRDefault="00DD2EED" w:rsidP="00613554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6F4AE6">
        <w:rPr>
          <w:rFonts w:asciiTheme="majorHAnsi" w:hAnsiTheme="majorHAnsi"/>
        </w:rPr>
        <w:t xml:space="preserve">NFR2: The system shall support at least </w:t>
      </w:r>
      <w:r w:rsidR="00D47EDF">
        <w:rPr>
          <w:rFonts w:asciiTheme="majorHAnsi" w:hAnsiTheme="majorHAnsi"/>
        </w:rPr>
        <w:t>100 concurrent users without performance degradation</w:t>
      </w:r>
    </w:p>
    <w:p w14:paraId="74020B3C" w14:textId="40E919AB" w:rsidR="00D47EDF" w:rsidRDefault="00D47EDF" w:rsidP="00613554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NFR3: The </w:t>
      </w:r>
      <w:r w:rsidR="002C7EEA">
        <w:rPr>
          <w:rFonts w:asciiTheme="majorHAnsi" w:hAnsiTheme="majorHAnsi"/>
        </w:rPr>
        <w:t>system shall maintain a 99% uptime during peak usage hours.</w:t>
      </w:r>
    </w:p>
    <w:p w14:paraId="61901C93" w14:textId="76C7007C" w:rsidR="002C7EEA" w:rsidRDefault="002C7EEA" w:rsidP="00613554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NFR4: Execution of smart contracts shall </w:t>
      </w:r>
      <w:r w:rsidR="00F142CF">
        <w:rPr>
          <w:rFonts w:asciiTheme="majorHAnsi" w:hAnsiTheme="majorHAnsi"/>
        </w:rPr>
        <w:t>be completed</w:t>
      </w:r>
      <w:r>
        <w:rPr>
          <w:rFonts w:asciiTheme="majorHAnsi" w:hAnsiTheme="majorHAnsi"/>
        </w:rPr>
        <w:t xml:space="preserve"> within 3</w:t>
      </w:r>
      <w:r w:rsidR="00E118C7">
        <w:rPr>
          <w:rFonts w:asciiTheme="majorHAnsi" w:hAnsiTheme="majorHAnsi"/>
        </w:rPr>
        <w:t>(or 5)</w:t>
      </w:r>
      <w:r>
        <w:rPr>
          <w:rFonts w:asciiTheme="majorHAnsi" w:hAnsiTheme="majorHAnsi"/>
        </w:rPr>
        <w:t xml:space="preserve"> seconds on average.</w:t>
      </w:r>
    </w:p>
    <w:p w14:paraId="7CD8418D" w14:textId="75422165" w:rsidR="002C7EEA" w:rsidRDefault="002C7EEA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NFR5: The user interface (UI) shall be intuitive and accessible to users with basic literacy skills.</w:t>
      </w:r>
    </w:p>
    <w:p w14:paraId="1F7DD6D3" w14:textId="17DE807F" w:rsidR="002C7EEA" w:rsidRDefault="002C7EEA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NFR</w:t>
      </w:r>
      <w:r w:rsidR="009D3110">
        <w:rPr>
          <w:rFonts w:asciiTheme="majorHAnsi" w:hAnsiTheme="majorHAnsi"/>
        </w:rPr>
        <w:t>6: All rental and ownership records stored on the blockchain shall be immutable and tamper</w:t>
      </w:r>
      <w:r w:rsidR="004F5EC2">
        <w:rPr>
          <w:rFonts w:asciiTheme="majorHAnsi" w:hAnsiTheme="majorHAnsi"/>
        </w:rPr>
        <w:t>-proof.</w:t>
      </w:r>
    </w:p>
    <w:p w14:paraId="60A43DAA" w14:textId="65A4FFD9" w:rsidR="004F5EC2" w:rsidRDefault="00F83815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NFR7</w:t>
      </w:r>
      <w:r w:rsidR="00F142CF">
        <w:rPr>
          <w:rFonts w:asciiTheme="majorHAnsi" w:hAnsiTheme="majorHAnsi"/>
        </w:rPr>
        <w:t>: The</w:t>
      </w:r>
      <w:r>
        <w:rPr>
          <w:rFonts w:asciiTheme="majorHAnsi" w:hAnsiTheme="majorHAnsi"/>
        </w:rPr>
        <w:t xml:space="preserve"> system should comply with the necessary data protection laws. *</w:t>
      </w:r>
    </w:p>
    <w:p w14:paraId="03BAE4FB" w14:textId="741C6C06" w:rsidR="00F83815" w:rsidRDefault="00F83815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NFR8: </w:t>
      </w:r>
      <w:r w:rsidR="00F142CF">
        <w:rPr>
          <w:rFonts w:asciiTheme="majorHAnsi" w:hAnsiTheme="majorHAnsi"/>
        </w:rPr>
        <w:t>The User</w:t>
      </w:r>
      <w:r w:rsidR="00AF0FFD">
        <w:rPr>
          <w:rFonts w:asciiTheme="majorHAnsi" w:hAnsiTheme="majorHAnsi"/>
        </w:rPr>
        <w:t xml:space="preserve"> Interface shall respond to user input with 500ms under normal working conditions</w:t>
      </w:r>
    </w:p>
    <w:p w14:paraId="41FAC456" w14:textId="79506056" w:rsidR="00AF0FFD" w:rsidRDefault="00AF0FFD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NFR</w:t>
      </w:r>
      <w:r w:rsidR="00C711BA">
        <w:rPr>
          <w:rFonts w:asciiTheme="majorHAnsi" w:hAnsiTheme="majorHAnsi"/>
        </w:rPr>
        <w:t xml:space="preserve">9: The system shall provide a log of all transactions and changes </w:t>
      </w:r>
      <w:r w:rsidR="00BA0B08">
        <w:rPr>
          <w:rFonts w:asciiTheme="majorHAnsi" w:hAnsiTheme="majorHAnsi"/>
        </w:rPr>
        <w:t>for audit purposes</w:t>
      </w:r>
    </w:p>
    <w:p w14:paraId="02667BD6" w14:textId="63ECCF96" w:rsidR="00BA0B08" w:rsidRDefault="00F142CF" w:rsidP="002C7EEA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NFR10: The system shall maintain a modular codebase for easier scalability.</w:t>
      </w:r>
    </w:p>
    <w:p w14:paraId="363921CB" w14:textId="77777777" w:rsidR="00043D2E" w:rsidRDefault="00043D2E" w:rsidP="00043D2E">
      <w:pPr>
        <w:spacing w:after="0" w:line="360" w:lineRule="auto"/>
        <w:rPr>
          <w:rFonts w:asciiTheme="majorHAnsi" w:hAnsiTheme="majorHAnsi"/>
        </w:rPr>
      </w:pPr>
    </w:p>
    <w:p w14:paraId="541F5F05" w14:textId="77777777" w:rsidR="00043D2E" w:rsidRDefault="00043D2E" w:rsidP="00043D2E">
      <w:pPr>
        <w:spacing w:after="0" w:line="360" w:lineRule="auto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2834"/>
      </w:tblGrid>
      <w:tr w:rsidR="00043D2E" w:rsidRPr="00FD04DF" w14:paraId="4B658152" w14:textId="77777777" w:rsidTr="00043D2E">
        <w:tc>
          <w:tcPr>
            <w:tcW w:w="6516" w:type="dxa"/>
          </w:tcPr>
          <w:p w14:paraId="21E115E0" w14:textId="0B143EE2" w:rsidR="00043D2E" w:rsidRPr="00FD04DF" w:rsidRDefault="00043D2E" w:rsidP="00352597">
            <w:pPr>
              <w:spacing w:line="360" w:lineRule="auto"/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Non-Functional Requirement</w:t>
            </w:r>
          </w:p>
        </w:tc>
        <w:tc>
          <w:tcPr>
            <w:tcW w:w="2834" w:type="dxa"/>
          </w:tcPr>
          <w:p w14:paraId="5310ED1E" w14:textId="34F1EBE6" w:rsidR="00043D2E" w:rsidRPr="00FD04DF" w:rsidRDefault="00043D2E" w:rsidP="00352597">
            <w:pPr>
              <w:spacing w:line="360" w:lineRule="auto"/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Availability Percentage</w:t>
            </w:r>
          </w:p>
        </w:tc>
      </w:tr>
      <w:tr w:rsidR="00043D2E" w14:paraId="58CC4677" w14:textId="77777777" w:rsidTr="00043D2E">
        <w:tc>
          <w:tcPr>
            <w:tcW w:w="6516" w:type="dxa"/>
          </w:tcPr>
          <w:p w14:paraId="101F166F" w14:textId="06B68DCE" w:rsidR="00043D2E" w:rsidRDefault="00043D2E" w:rsidP="00352597">
            <w:pPr>
              <w:spacing w:line="360" w:lineRule="auto"/>
              <w:rPr>
                <w:rFonts w:asciiTheme="majorHAnsi" w:hAnsiTheme="majorHAnsi"/>
              </w:rPr>
            </w:pPr>
          </w:p>
        </w:tc>
        <w:tc>
          <w:tcPr>
            <w:tcW w:w="2834" w:type="dxa"/>
          </w:tcPr>
          <w:p w14:paraId="13AC6C88" w14:textId="57CA4B45" w:rsidR="00043D2E" w:rsidRDefault="00043D2E" w:rsidP="00352597">
            <w:pPr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043D2E" w14:paraId="2931D3D5" w14:textId="77777777" w:rsidTr="00043D2E">
        <w:tc>
          <w:tcPr>
            <w:tcW w:w="6516" w:type="dxa"/>
          </w:tcPr>
          <w:p w14:paraId="2FB831C0" w14:textId="3187BC68" w:rsidR="00043D2E" w:rsidRDefault="00043D2E" w:rsidP="00352597">
            <w:pPr>
              <w:spacing w:line="360" w:lineRule="auto"/>
              <w:rPr>
                <w:rFonts w:asciiTheme="majorHAnsi" w:hAnsiTheme="majorHAnsi"/>
              </w:rPr>
            </w:pPr>
          </w:p>
        </w:tc>
        <w:tc>
          <w:tcPr>
            <w:tcW w:w="2834" w:type="dxa"/>
          </w:tcPr>
          <w:p w14:paraId="48596984" w14:textId="246AD55B" w:rsidR="00043D2E" w:rsidRDefault="00043D2E" w:rsidP="00352597">
            <w:pPr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</w:tbl>
    <w:p w14:paraId="67B83BF5" w14:textId="77777777" w:rsidR="00043D2E" w:rsidRPr="00043D2E" w:rsidRDefault="00043D2E" w:rsidP="00043D2E">
      <w:pPr>
        <w:spacing w:after="0" w:line="360" w:lineRule="auto"/>
        <w:rPr>
          <w:rFonts w:asciiTheme="majorHAnsi" w:hAnsiTheme="majorHAnsi"/>
        </w:rPr>
      </w:pPr>
    </w:p>
    <w:p w14:paraId="5FB566BD" w14:textId="0DB02CAC" w:rsidR="007A1DC8" w:rsidRPr="00550AB6" w:rsidRDefault="10596ED5" w:rsidP="00613554">
      <w:pPr>
        <w:spacing w:after="0" w:line="360" w:lineRule="auto"/>
        <w:rPr>
          <w:rFonts w:asciiTheme="majorHAnsi" w:hAnsiTheme="majorHAnsi"/>
        </w:rPr>
      </w:pPr>
      <w:r w:rsidRPr="00550AB6">
        <w:rPr>
          <w:rFonts w:asciiTheme="majorHAnsi" w:hAnsiTheme="majorHAnsi"/>
        </w:rPr>
        <w:br w:type="page"/>
      </w:r>
    </w:p>
    <w:p w14:paraId="290EF08C" w14:textId="47C4B08A" w:rsidR="40F31CF2" w:rsidRPr="00550AB6" w:rsidRDefault="40F31CF2" w:rsidP="00613554">
      <w:pPr>
        <w:spacing w:after="0" w:line="360" w:lineRule="auto"/>
        <w:jc w:val="center"/>
        <w:rPr>
          <w:rFonts w:asciiTheme="majorHAnsi" w:hAnsiTheme="majorHAnsi"/>
        </w:rPr>
      </w:pPr>
      <w:r w:rsidRPr="00550AB6">
        <w:rPr>
          <w:rFonts w:asciiTheme="majorHAnsi" w:hAnsiTheme="majorHAnsi"/>
          <w:b/>
          <w:bCs/>
        </w:rPr>
        <w:lastRenderedPageBreak/>
        <w:t>SYSTEM DESIGN:</w:t>
      </w:r>
    </w:p>
    <w:p w14:paraId="491CA281" w14:textId="0DFDD0A9" w:rsidR="00D262C9" w:rsidRDefault="003A749F" w:rsidP="00613554">
      <w:pPr>
        <w:spacing w:after="0" w:line="360" w:lineRule="auto"/>
        <w:rPr>
          <w:rFonts w:asciiTheme="majorHAnsi" w:hAnsiTheme="majorHAnsi"/>
          <w:b/>
          <w:bCs/>
        </w:rPr>
      </w:pPr>
      <w:r w:rsidRPr="00550AB6">
        <w:rPr>
          <w:rFonts w:asciiTheme="majorHAnsi" w:hAnsiTheme="majorHAnsi"/>
          <w:b/>
          <w:bCs/>
        </w:rPr>
        <w:t>DB</w:t>
      </w:r>
      <w:r w:rsidR="00122145" w:rsidRPr="00550AB6">
        <w:rPr>
          <w:rFonts w:asciiTheme="majorHAnsi" w:hAnsiTheme="majorHAnsi"/>
          <w:b/>
          <w:bCs/>
        </w:rPr>
        <w:t xml:space="preserve"> </w:t>
      </w:r>
      <w:r w:rsidR="0079029B" w:rsidRPr="00550AB6">
        <w:rPr>
          <w:rFonts w:asciiTheme="majorHAnsi" w:hAnsiTheme="majorHAnsi"/>
          <w:b/>
          <w:bCs/>
        </w:rPr>
        <w:t>Models</w:t>
      </w:r>
      <w:r w:rsidRPr="00550AB6">
        <w:rPr>
          <w:rFonts w:asciiTheme="majorHAnsi" w:hAnsiTheme="majorHAnsi"/>
          <w:b/>
          <w:bCs/>
        </w:rPr>
        <w:t>:</w:t>
      </w:r>
    </w:p>
    <w:p w14:paraId="485C36F3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User:</w:t>
      </w:r>
    </w:p>
    <w:p w14:paraId="14B4EC62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proofErr w:type="gramStart"/>
      <w:r w:rsidRPr="00A43521">
        <w:rPr>
          <w:rFonts w:asciiTheme="majorHAnsi" w:hAnsiTheme="majorHAnsi"/>
        </w:rPr>
        <w:t>firstname</w:t>
      </w:r>
      <w:proofErr w:type="spellEnd"/>
      <w:proofErr w:type="gramEnd"/>
      <w:r w:rsidRPr="00A43521">
        <w:rPr>
          <w:rFonts w:asciiTheme="majorHAnsi" w:hAnsiTheme="majorHAnsi"/>
        </w:rPr>
        <w:t>: str</w:t>
      </w:r>
    </w:p>
    <w:p w14:paraId="7BDD38D9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proofErr w:type="gramStart"/>
      <w:r w:rsidRPr="00A43521">
        <w:rPr>
          <w:rFonts w:asciiTheme="majorHAnsi" w:hAnsiTheme="majorHAnsi"/>
        </w:rPr>
        <w:t>lastname</w:t>
      </w:r>
      <w:proofErr w:type="spellEnd"/>
      <w:proofErr w:type="gramEnd"/>
      <w:r w:rsidRPr="00A43521">
        <w:rPr>
          <w:rFonts w:asciiTheme="majorHAnsi" w:hAnsiTheme="majorHAnsi"/>
        </w:rPr>
        <w:t>: str</w:t>
      </w:r>
    </w:p>
    <w:p w14:paraId="70DAE772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email: str</w:t>
      </w:r>
    </w:p>
    <w:p w14:paraId="18EE021E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phone_number</w:t>
      </w:r>
      <w:proofErr w:type="spellEnd"/>
      <w:r w:rsidRPr="00A43521">
        <w:rPr>
          <w:rFonts w:asciiTheme="majorHAnsi" w:hAnsiTheme="majorHAnsi"/>
        </w:rPr>
        <w:t>: str</w:t>
      </w:r>
    </w:p>
    <w:p w14:paraId="7DD3FC8E" w14:textId="2CFDDEFD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password_</w:t>
      </w:r>
      <w:r w:rsidRPr="00A43521">
        <w:rPr>
          <w:rFonts w:asciiTheme="majorHAnsi" w:hAnsiTheme="majorHAnsi"/>
        </w:rPr>
        <w:t>has</w:t>
      </w:r>
      <w:r w:rsidR="00C87FEC">
        <w:rPr>
          <w:rFonts w:asciiTheme="majorHAnsi" w:hAnsiTheme="majorHAnsi"/>
        </w:rPr>
        <w:t>h</w:t>
      </w:r>
      <w:proofErr w:type="spellEnd"/>
      <w:r w:rsidRPr="00A43521">
        <w:rPr>
          <w:rFonts w:asciiTheme="majorHAnsi" w:hAnsiTheme="majorHAnsi"/>
        </w:rPr>
        <w:t>: str</w:t>
      </w:r>
    </w:p>
    <w:p w14:paraId="488CD49D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role: str [choices -&gt; </w:t>
      </w:r>
      <w:proofErr w:type="spellStart"/>
      <w:r w:rsidRPr="00A43521">
        <w:rPr>
          <w:rFonts w:asciiTheme="majorHAnsi" w:hAnsiTheme="majorHAnsi"/>
        </w:rPr>
        <w:t>property_owner</w:t>
      </w:r>
      <w:proofErr w:type="spellEnd"/>
      <w:r w:rsidRPr="00A43521">
        <w:rPr>
          <w:rFonts w:asciiTheme="majorHAnsi" w:hAnsiTheme="majorHAnsi"/>
        </w:rPr>
        <w:t xml:space="preserve">, </w:t>
      </w:r>
      <w:proofErr w:type="spellStart"/>
      <w:r w:rsidRPr="00A43521">
        <w:rPr>
          <w:rFonts w:asciiTheme="majorHAnsi" w:hAnsiTheme="majorHAnsi"/>
        </w:rPr>
        <w:t>property_buyer</w:t>
      </w:r>
      <w:proofErr w:type="spellEnd"/>
      <w:r w:rsidRPr="00A43521">
        <w:rPr>
          <w:rFonts w:asciiTheme="majorHAnsi" w:hAnsiTheme="majorHAnsi"/>
        </w:rPr>
        <w:t xml:space="preserve">, </w:t>
      </w:r>
      <w:proofErr w:type="spellStart"/>
      <w:r w:rsidRPr="00A43521">
        <w:rPr>
          <w:rFonts w:asciiTheme="majorHAnsi" w:hAnsiTheme="majorHAnsi"/>
        </w:rPr>
        <w:t>land_commission_rep</w:t>
      </w:r>
      <w:proofErr w:type="spellEnd"/>
      <w:r w:rsidRPr="00A43521">
        <w:rPr>
          <w:rFonts w:asciiTheme="majorHAnsi" w:hAnsiTheme="majorHAnsi"/>
        </w:rPr>
        <w:t xml:space="preserve">, </w:t>
      </w:r>
      <w:proofErr w:type="spellStart"/>
      <w:r w:rsidRPr="00A43521">
        <w:rPr>
          <w:rFonts w:asciiTheme="majorHAnsi" w:hAnsiTheme="majorHAnsi"/>
        </w:rPr>
        <w:t>sys_admin</w:t>
      </w:r>
      <w:proofErr w:type="spellEnd"/>
      <w:r w:rsidRPr="00A43521">
        <w:rPr>
          <w:rFonts w:asciiTheme="majorHAnsi" w:hAnsiTheme="majorHAnsi"/>
        </w:rPr>
        <w:t>]</w:t>
      </w:r>
    </w:p>
    <w:p w14:paraId="5DC55CC8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id_type</w:t>
      </w:r>
      <w:proofErr w:type="spellEnd"/>
      <w:r w:rsidRPr="00A43521">
        <w:rPr>
          <w:rFonts w:asciiTheme="majorHAnsi" w:hAnsiTheme="majorHAnsi"/>
        </w:rPr>
        <w:t>: str</w:t>
      </w:r>
    </w:p>
    <w:p w14:paraId="77854503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id_value</w:t>
      </w:r>
      <w:proofErr w:type="spellEnd"/>
      <w:r w:rsidRPr="00A43521">
        <w:rPr>
          <w:rFonts w:asciiTheme="majorHAnsi" w:hAnsiTheme="majorHAnsi"/>
        </w:rPr>
        <w:t>: str</w:t>
      </w:r>
    </w:p>
    <w:p w14:paraId="4EB5748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is_verified: bool</w:t>
      </w:r>
    </w:p>
    <w:p w14:paraId="22455E2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created_at: datetime</w:t>
      </w:r>
    </w:p>
    <w:p w14:paraId="6461A37A" w14:textId="263D8D17" w:rsidR="00C87FEC" w:rsidRDefault="00C87FEC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* </w:t>
      </w:r>
      <w:proofErr w:type="spellStart"/>
      <w:r>
        <w:rPr>
          <w:rFonts w:asciiTheme="majorHAnsi" w:hAnsiTheme="majorHAnsi"/>
        </w:rPr>
        <w:t>last_login</w:t>
      </w:r>
      <w:proofErr w:type="spellEnd"/>
    </w:p>
    <w:p w14:paraId="025EE740" w14:textId="3C7C2C89" w:rsidR="00C87FEC" w:rsidRPr="00A43521" w:rsidRDefault="00C67E53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-*</w:t>
      </w:r>
      <w:proofErr w:type="spellStart"/>
      <w:r>
        <w:rPr>
          <w:rFonts w:asciiTheme="majorHAnsi" w:hAnsiTheme="majorHAnsi"/>
        </w:rPr>
        <w:t>is_active</w:t>
      </w:r>
      <w:proofErr w:type="spellEnd"/>
    </w:p>
    <w:p w14:paraId="5A39CD9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7691085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Property:</w:t>
      </w:r>
    </w:p>
    <w:p w14:paraId="20124C25" w14:textId="56503CEB" w:rsidR="00C67E53" w:rsidRPr="00A43521" w:rsidRDefault="00C67E53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proofErr w:type="spellStart"/>
      <w:r>
        <w:rPr>
          <w:rFonts w:asciiTheme="majorHAnsi" w:hAnsiTheme="majorHAnsi"/>
        </w:rPr>
        <w:t>property_id</w:t>
      </w:r>
      <w:proofErr w:type="spellEnd"/>
      <w:r w:rsidR="00364684">
        <w:rPr>
          <w:rFonts w:asciiTheme="majorHAnsi" w:hAnsiTheme="majorHAnsi"/>
        </w:rPr>
        <w:t xml:space="preserve"> </w:t>
      </w:r>
      <w:proofErr w:type="gramStart"/>
      <w:r w:rsidR="00364684">
        <w:rPr>
          <w:rFonts w:asciiTheme="majorHAnsi" w:hAnsiTheme="majorHAnsi"/>
        </w:rPr>
        <w:t>( primary</w:t>
      </w:r>
      <w:proofErr w:type="gramEnd"/>
      <w:r w:rsidR="00364684">
        <w:rPr>
          <w:rFonts w:asciiTheme="majorHAnsi" w:hAnsiTheme="majorHAnsi"/>
        </w:rPr>
        <w:t xml:space="preserve"> </w:t>
      </w:r>
      <w:proofErr w:type="gramStart"/>
      <w:r w:rsidR="00364684">
        <w:rPr>
          <w:rFonts w:asciiTheme="majorHAnsi" w:hAnsiTheme="majorHAnsi"/>
        </w:rPr>
        <w:t>key..</w:t>
      </w:r>
      <w:proofErr w:type="gramEnd"/>
      <w:r w:rsidR="00364684">
        <w:rPr>
          <w:rFonts w:asciiTheme="majorHAnsi" w:hAnsiTheme="majorHAnsi"/>
        </w:rPr>
        <w:t>)</w:t>
      </w:r>
    </w:p>
    <w:p w14:paraId="34FB21A5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title: str</w:t>
      </w:r>
    </w:p>
    <w:p w14:paraId="6906B6F2" w14:textId="1354067E" w:rsidR="00C67E53" w:rsidRDefault="00C67E53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commentRangeStart w:id="16"/>
      <w:r>
        <w:rPr>
          <w:rFonts w:asciiTheme="majorHAnsi" w:hAnsiTheme="majorHAnsi"/>
        </w:rPr>
        <w:t>*</w:t>
      </w:r>
      <w:proofErr w:type="spellStart"/>
      <w:r>
        <w:rPr>
          <w:rFonts w:asciiTheme="majorHAnsi" w:hAnsiTheme="majorHAnsi"/>
        </w:rPr>
        <w:t>image</w:t>
      </w:r>
      <w:commentRangeEnd w:id="16"/>
      <w:r w:rsidR="00E97400">
        <w:rPr>
          <w:rStyle w:val="CommentReference"/>
        </w:rPr>
        <w:commentReference w:id="16"/>
      </w:r>
      <w:r w:rsidR="00D94342">
        <w:rPr>
          <w:rFonts w:asciiTheme="majorHAnsi" w:hAnsiTheme="majorHAnsi"/>
        </w:rPr>
        <w:t>This</w:t>
      </w:r>
      <w:proofErr w:type="spellEnd"/>
      <w:r w:rsidR="00D94342">
        <w:rPr>
          <w:rFonts w:asciiTheme="majorHAnsi" w:hAnsiTheme="majorHAnsi"/>
        </w:rPr>
        <w:t xml:space="preserve"> T</w:t>
      </w:r>
    </w:p>
    <w:p w14:paraId="249D9684" w14:textId="5D84B17E" w:rsidR="00C67E53" w:rsidRPr="00A43521" w:rsidRDefault="00C67E53" w:rsidP="00A43521">
      <w:pPr>
        <w:spacing w:after="0" w:line="360" w:lineRule="auto"/>
        <w:rPr>
          <w:rFonts w:asciiTheme="majorHAnsi" w:hAnsiTheme="majorHAnsi"/>
        </w:rPr>
      </w:pPr>
      <w:commentRangeStart w:id="17"/>
      <w:r>
        <w:rPr>
          <w:rFonts w:asciiTheme="majorHAnsi" w:hAnsiTheme="majorHAnsi"/>
        </w:rPr>
        <w:t>-*</w:t>
      </w:r>
      <w:proofErr w:type="spellStart"/>
      <w:r>
        <w:rPr>
          <w:rFonts w:asciiTheme="majorHAnsi" w:hAnsiTheme="majorHAnsi"/>
        </w:rPr>
        <w:t>property_</w:t>
      </w:r>
      <w:proofErr w:type="gramStart"/>
      <w:r>
        <w:rPr>
          <w:rFonts w:asciiTheme="majorHAnsi" w:hAnsiTheme="majorHAnsi"/>
        </w:rPr>
        <w:t>type</w:t>
      </w:r>
      <w:proofErr w:type="spellEnd"/>
      <w:r>
        <w:rPr>
          <w:rFonts w:asciiTheme="majorHAnsi" w:hAnsiTheme="majorHAnsi"/>
        </w:rPr>
        <w:t>( can</w:t>
      </w:r>
      <w:proofErr w:type="gramEnd"/>
      <w:r>
        <w:rPr>
          <w:rFonts w:asciiTheme="majorHAnsi" w:hAnsiTheme="majorHAnsi"/>
        </w:rPr>
        <w:t xml:space="preserve"> be </w:t>
      </w:r>
      <w:proofErr w:type="spellStart"/>
      <w:proofErr w:type="gramStart"/>
      <w:r>
        <w:rPr>
          <w:rFonts w:asciiTheme="majorHAnsi" w:hAnsiTheme="majorHAnsi"/>
        </w:rPr>
        <w:t>enum</w:t>
      </w:r>
      <w:proofErr w:type="spellEnd"/>
      <w:r>
        <w:rPr>
          <w:rFonts w:asciiTheme="majorHAnsi" w:hAnsiTheme="majorHAnsi"/>
        </w:rPr>
        <w:t>?*</w:t>
      </w:r>
      <w:proofErr w:type="gramEnd"/>
      <w:r>
        <w:rPr>
          <w:rFonts w:asciiTheme="majorHAnsi" w:hAnsiTheme="majorHAnsi"/>
        </w:rPr>
        <w:t>)</w:t>
      </w:r>
      <w:commentRangeEnd w:id="17"/>
      <w:r w:rsidR="00E97400">
        <w:rPr>
          <w:rStyle w:val="CommentReference"/>
        </w:rPr>
        <w:commentReference w:id="17"/>
      </w:r>
    </w:p>
    <w:p w14:paraId="2146779B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description: text</w:t>
      </w:r>
    </w:p>
    <w:p w14:paraId="276745C9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location: str</w:t>
      </w:r>
    </w:p>
    <w:p w14:paraId="3FECE6A5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price: decimal</w:t>
      </w:r>
    </w:p>
    <w:p w14:paraId="7E590B60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status: str [choices -&gt; available, rented, unlisted]</w:t>
      </w:r>
    </w:p>
    <w:p w14:paraId="39164DF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created_at: datetime</w:t>
      </w:r>
    </w:p>
    <w:p w14:paraId="27BB0DAC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4E0857C0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r w:rsidRPr="00A43521">
        <w:rPr>
          <w:rFonts w:asciiTheme="majorHAnsi" w:hAnsiTheme="majorHAnsi"/>
        </w:rPr>
        <w:t>UserProperty</w:t>
      </w:r>
      <w:proofErr w:type="spellEnd"/>
      <w:r w:rsidRPr="00A43521">
        <w:rPr>
          <w:rFonts w:asciiTheme="majorHAnsi" w:hAnsiTheme="majorHAnsi"/>
        </w:rPr>
        <w:t>:</w:t>
      </w:r>
    </w:p>
    <w:p w14:paraId="311B398B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owner: User</w:t>
      </w:r>
    </w:p>
    <w:p w14:paraId="7C7B4656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lastRenderedPageBreak/>
        <w:t>- property: Property</w:t>
      </w:r>
    </w:p>
    <w:p w14:paraId="20463DF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is_verified: bool</w:t>
      </w:r>
    </w:p>
    <w:p w14:paraId="41C3F5C9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is_active</w:t>
      </w:r>
      <w:proofErr w:type="spellEnd"/>
      <w:r w:rsidRPr="00A43521">
        <w:rPr>
          <w:rFonts w:asciiTheme="majorHAnsi" w:hAnsiTheme="majorHAnsi"/>
        </w:rPr>
        <w:t>: bool</w:t>
      </w:r>
    </w:p>
    <w:p w14:paraId="15B8FDA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transaction_hash</w:t>
      </w:r>
      <w:proofErr w:type="spellEnd"/>
      <w:r w:rsidRPr="00A43521">
        <w:rPr>
          <w:rFonts w:asciiTheme="majorHAnsi" w:hAnsiTheme="majorHAnsi"/>
        </w:rPr>
        <w:t>: text</w:t>
      </w:r>
    </w:p>
    <w:p w14:paraId="74E8D7F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23B33F09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r w:rsidRPr="00A43521">
        <w:rPr>
          <w:rFonts w:asciiTheme="majorHAnsi" w:hAnsiTheme="majorHAnsi"/>
        </w:rPr>
        <w:t>PropertyDocument</w:t>
      </w:r>
      <w:proofErr w:type="spellEnd"/>
      <w:r w:rsidRPr="00A43521">
        <w:rPr>
          <w:rFonts w:asciiTheme="majorHAnsi" w:hAnsiTheme="majorHAnsi"/>
        </w:rPr>
        <w:t>:</w:t>
      </w:r>
    </w:p>
    <w:p w14:paraId="2E85F73D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user_property</w:t>
      </w:r>
      <w:proofErr w:type="spellEnd"/>
      <w:r w:rsidRPr="00A43521">
        <w:rPr>
          <w:rFonts w:asciiTheme="majorHAnsi" w:hAnsiTheme="majorHAnsi"/>
        </w:rPr>
        <w:t xml:space="preserve">: </w:t>
      </w:r>
      <w:proofErr w:type="spellStart"/>
      <w:r w:rsidRPr="00A43521">
        <w:rPr>
          <w:rFonts w:asciiTheme="majorHAnsi" w:hAnsiTheme="majorHAnsi"/>
        </w:rPr>
        <w:t>UserProperty</w:t>
      </w:r>
      <w:proofErr w:type="spellEnd"/>
    </w:p>
    <w:p w14:paraId="646AB720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attachment: file</w:t>
      </w:r>
    </w:p>
    <w:p w14:paraId="67A08125" w14:textId="73B4F6E8" w:rsidR="00364684" w:rsidRDefault="00364684" w:rsidP="00A43521">
      <w:pPr>
        <w:spacing w:after="0" w:line="360" w:lineRule="auto"/>
        <w:rPr>
          <w:rFonts w:asciiTheme="majorHAnsi" w:hAnsiTheme="majorHAnsi"/>
        </w:rPr>
      </w:pPr>
      <w:commentRangeStart w:id="18"/>
      <w:r>
        <w:rPr>
          <w:rFonts w:asciiTheme="majorHAnsi" w:hAnsiTheme="majorHAnsi"/>
        </w:rPr>
        <w:t>-*</w:t>
      </w:r>
      <w:proofErr w:type="gramStart"/>
      <w:r>
        <w:rPr>
          <w:rFonts w:asciiTheme="majorHAnsi" w:hAnsiTheme="majorHAnsi"/>
        </w:rPr>
        <w:t xml:space="preserve">type( </w:t>
      </w:r>
      <w:proofErr w:type="spellStart"/>
      <w:r>
        <w:rPr>
          <w:rFonts w:asciiTheme="majorHAnsi" w:hAnsiTheme="majorHAnsi"/>
        </w:rPr>
        <w:t>enum</w:t>
      </w:r>
      <w:proofErr w:type="spellEnd"/>
      <w:proofErr w:type="gramEnd"/>
      <w:r>
        <w:rPr>
          <w:rFonts w:asciiTheme="majorHAnsi" w:hAnsiTheme="majorHAnsi"/>
        </w:rPr>
        <w:t>?)</w:t>
      </w:r>
      <w:commentRangeEnd w:id="18"/>
      <w:r w:rsidR="00E97400">
        <w:rPr>
          <w:rStyle w:val="CommentReference"/>
        </w:rPr>
        <w:commentReference w:id="18"/>
      </w:r>
    </w:p>
    <w:p w14:paraId="0BA72A71" w14:textId="3DF40F14" w:rsidR="00364684" w:rsidRPr="00A43521" w:rsidRDefault="00364684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proofErr w:type="spellStart"/>
      <w:r>
        <w:rPr>
          <w:rFonts w:asciiTheme="majorHAnsi" w:hAnsiTheme="majorHAnsi"/>
        </w:rPr>
        <w:t>uploaded_</w:t>
      </w:r>
      <w:proofErr w:type="gramStart"/>
      <w:r>
        <w:rPr>
          <w:rFonts w:asciiTheme="majorHAnsi" w:hAnsiTheme="majorHAnsi"/>
        </w:rPr>
        <w:t>at</w:t>
      </w:r>
      <w:proofErr w:type="spellEnd"/>
      <w:r>
        <w:rPr>
          <w:rFonts w:asciiTheme="majorHAnsi" w:hAnsiTheme="majorHAnsi"/>
        </w:rPr>
        <w:t xml:space="preserve"> </w:t>
      </w:r>
      <w:r w:rsidR="008416F0">
        <w:rPr>
          <w:rFonts w:asciiTheme="majorHAnsi" w:hAnsiTheme="majorHAnsi"/>
        </w:rPr>
        <w:t>:</w:t>
      </w:r>
      <w:proofErr w:type="gramEnd"/>
      <w:r w:rsidR="008416F0">
        <w:rPr>
          <w:rFonts w:asciiTheme="majorHAnsi" w:hAnsiTheme="majorHAnsi"/>
        </w:rPr>
        <w:t xml:space="preserve"> datetime</w:t>
      </w:r>
    </w:p>
    <w:p w14:paraId="6D0029E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3A54769C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r w:rsidRPr="00A43521">
        <w:rPr>
          <w:rFonts w:asciiTheme="majorHAnsi" w:hAnsiTheme="majorHAnsi"/>
        </w:rPr>
        <w:t>PropertyListing</w:t>
      </w:r>
      <w:proofErr w:type="spellEnd"/>
      <w:r w:rsidRPr="00A43521">
        <w:rPr>
          <w:rFonts w:asciiTheme="majorHAnsi" w:hAnsiTheme="majorHAnsi"/>
        </w:rPr>
        <w:t>:</w:t>
      </w:r>
    </w:p>
    <w:p w14:paraId="4C00F8E8" w14:textId="03ADEE51" w:rsidR="008416F0" w:rsidRDefault="008416F0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-*created_at</w:t>
      </w:r>
    </w:p>
    <w:p w14:paraId="70DDAFCB" w14:textId="07377FD6" w:rsidR="008416F0" w:rsidRPr="00A43521" w:rsidRDefault="008416F0" w:rsidP="00A43521">
      <w:pPr>
        <w:spacing w:after="0" w:line="360" w:lineRule="auto"/>
        <w:rPr>
          <w:rFonts w:asciiTheme="majorHAnsi" w:hAnsiTheme="majorHAnsi"/>
        </w:rPr>
      </w:pPr>
      <w:commentRangeStart w:id="19"/>
      <w:r>
        <w:rPr>
          <w:rFonts w:asciiTheme="majorHAnsi" w:hAnsiTheme="majorHAnsi"/>
        </w:rPr>
        <w:t>-*</w:t>
      </w:r>
      <w:proofErr w:type="spellStart"/>
      <w:r>
        <w:rPr>
          <w:rFonts w:asciiTheme="majorHAnsi" w:hAnsiTheme="majorHAnsi"/>
        </w:rPr>
        <w:t>expires_at</w:t>
      </w:r>
      <w:commentRangeEnd w:id="19"/>
      <w:proofErr w:type="spellEnd"/>
      <w:r w:rsidR="00857ECD">
        <w:rPr>
          <w:rStyle w:val="CommentReference"/>
        </w:rPr>
        <w:commentReference w:id="19"/>
      </w:r>
    </w:p>
    <w:p w14:paraId="55570388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user_property</w:t>
      </w:r>
      <w:proofErr w:type="spellEnd"/>
      <w:r w:rsidRPr="00A43521">
        <w:rPr>
          <w:rFonts w:asciiTheme="majorHAnsi" w:hAnsiTheme="majorHAnsi"/>
        </w:rPr>
        <w:t xml:space="preserve">: </w:t>
      </w:r>
      <w:proofErr w:type="spellStart"/>
      <w:r w:rsidRPr="00A43521">
        <w:rPr>
          <w:rFonts w:asciiTheme="majorHAnsi" w:hAnsiTheme="majorHAnsi"/>
        </w:rPr>
        <w:t>UserProperty</w:t>
      </w:r>
      <w:proofErr w:type="spellEnd"/>
    </w:p>
    <w:p w14:paraId="062F4F7A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listing_type</w:t>
      </w:r>
      <w:proofErr w:type="spellEnd"/>
      <w:r w:rsidRPr="00A43521">
        <w:rPr>
          <w:rFonts w:asciiTheme="majorHAnsi" w:hAnsiTheme="majorHAnsi"/>
        </w:rPr>
        <w:t>: str [choices -&gt; sale, rent]</w:t>
      </w:r>
    </w:p>
    <w:p w14:paraId="6008B158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is_active</w:t>
      </w:r>
      <w:proofErr w:type="spellEnd"/>
      <w:r w:rsidRPr="00A43521">
        <w:rPr>
          <w:rFonts w:asciiTheme="majorHAnsi" w:hAnsiTheme="majorHAnsi"/>
        </w:rPr>
        <w:t>: bool</w:t>
      </w:r>
    </w:p>
    <w:p w14:paraId="48885562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31407754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r w:rsidRPr="00A43521">
        <w:rPr>
          <w:rFonts w:asciiTheme="majorHAnsi" w:hAnsiTheme="majorHAnsi"/>
        </w:rPr>
        <w:t>PropertyReviewRequest</w:t>
      </w:r>
      <w:proofErr w:type="spellEnd"/>
      <w:r w:rsidRPr="00A43521">
        <w:rPr>
          <w:rFonts w:asciiTheme="majorHAnsi" w:hAnsiTheme="majorHAnsi"/>
        </w:rPr>
        <w:t>:</w:t>
      </w:r>
    </w:p>
    <w:p w14:paraId="112EAC7B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property_listing</w:t>
      </w:r>
      <w:proofErr w:type="spellEnd"/>
      <w:r w:rsidRPr="00A43521">
        <w:rPr>
          <w:rFonts w:asciiTheme="majorHAnsi" w:hAnsiTheme="majorHAnsi"/>
        </w:rPr>
        <w:t xml:space="preserve">: </w:t>
      </w:r>
      <w:proofErr w:type="spellStart"/>
      <w:r w:rsidRPr="00A43521">
        <w:rPr>
          <w:rFonts w:asciiTheme="majorHAnsi" w:hAnsiTheme="majorHAnsi"/>
        </w:rPr>
        <w:t>PropertyListing</w:t>
      </w:r>
      <w:proofErr w:type="spellEnd"/>
    </w:p>
    <w:p w14:paraId="469BB1CA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requester: User</w:t>
      </w:r>
    </w:p>
    <w:p w14:paraId="5E007AAE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status: str [choices -&gt; requested, accepted, declined, reviewed]</w:t>
      </w:r>
    </w:p>
    <w:p w14:paraId="536F5F6B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comment: text</w:t>
      </w:r>
    </w:p>
    <w:p w14:paraId="72AC6F86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5C3F57D9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r w:rsidRPr="00A43521">
        <w:rPr>
          <w:rFonts w:asciiTheme="majorHAnsi" w:hAnsiTheme="majorHAnsi"/>
        </w:rPr>
        <w:t>PurchaseAgreement</w:t>
      </w:r>
      <w:proofErr w:type="spellEnd"/>
      <w:r w:rsidRPr="00A43521">
        <w:rPr>
          <w:rFonts w:asciiTheme="majorHAnsi" w:hAnsiTheme="majorHAnsi"/>
        </w:rPr>
        <w:t>:</w:t>
      </w:r>
    </w:p>
    <w:p w14:paraId="0519F68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user_property</w:t>
      </w:r>
      <w:proofErr w:type="spellEnd"/>
      <w:r w:rsidRPr="00A43521">
        <w:rPr>
          <w:rFonts w:asciiTheme="majorHAnsi" w:hAnsiTheme="majorHAnsi"/>
        </w:rPr>
        <w:t xml:space="preserve">: </w:t>
      </w:r>
      <w:proofErr w:type="spellStart"/>
      <w:r w:rsidRPr="00A43521">
        <w:rPr>
          <w:rFonts w:asciiTheme="majorHAnsi" w:hAnsiTheme="majorHAnsi"/>
        </w:rPr>
        <w:t>UserProperty</w:t>
      </w:r>
      <w:proofErr w:type="spellEnd"/>
    </w:p>
    <w:p w14:paraId="50135296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renter: User</w:t>
      </w:r>
    </w:p>
    <w:p w14:paraId="10543184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start_date: datetime</w:t>
      </w:r>
    </w:p>
    <w:p w14:paraId="08FC5372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- end_date: str</w:t>
      </w:r>
    </w:p>
    <w:p w14:paraId="531A029F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lastRenderedPageBreak/>
        <w:t xml:space="preserve">- </w:t>
      </w:r>
      <w:proofErr w:type="spellStart"/>
      <w:r w:rsidRPr="00A43521">
        <w:rPr>
          <w:rFonts w:asciiTheme="majorHAnsi" w:hAnsiTheme="majorHAnsi"/>
        </w:rPr>
        <w:t>transaction_id</w:t>
      </w:r>
      <w:proofErr w:type="spellEnd"/>
      <w:r w:rsidRPr="00A43521">
        <w:rPr>
          <w:rFonts w:asciiTheme="majorHAnsi" w:hAnsiTheme="majorHAnsi"/>
        </w:rPr>
        <w:t>: text</w:t>
      </w:r>
    </w:p>
    <w:p w14:paraId="27E36F2C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5B2CA38E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proofErr w:type="spellStart"/>
      <w:proofErr w:type="gramStart"/>
      <w:r w:rsidRPr="00A43521">
        <w:rPr>
          <w:rFonts w:asciiTheme="majorHAnsi" w:hAnsiTheme="majorHAnsi"/>
        </w:rPr>
        <w:t>RentalReview</w:t>
      </w:r>
      <w:proofErr w:type="spellEnd"/>
      <w:proofErr w:type="gramEnd"/>
      <w:r w:rsidRPr="00A43521">
        <w:rPr>
          <w:rFonts w:asciiTheme="majorHAnsi" w:hAnsiTheme="majorHAnsi"/>
        </w:rPr>
        <w:t>:</w:t>
      </w:r>
    </w:p>
    <w:p w14:paraId="68B28E73" w14:textId="7C8E3C05" w:rsidR="00373E23" w:rsidRPr="00A43521" w:rsidRDefault="00373E23" w:rsidP="00A43521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r w:rsidR="00207328">
        <w:rPr>
          <w:rFonts w:asciiTheme="majorHAnsi" w:hAnsiTheme="majorHAnsi"/>
        </w:rPr>
        <w:t>created_at</w:t>
      </w:r>
    </w:p>
    <w:p w14:paraId="5A8B5DBE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agreement: </w:t>
      </w:r>
      <w:proofErr w:type="spellStart"/>
      <w:r w:rsidRPr="00A43521">
        <w:rPr>
          <w:rFonts w:asciiTheme="majorHAnsi" w:hAnsiTheme="majorHAnsi"/>
        </w:rPr>
        <w:t>PurchaseAgreement</w:t>
      </w:r>
      <w:proofErr w:type="spellEnd"/>
    </w:p>
    <w:p w14:paraId="2F983617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tenant_review</w:t>
      </w:r>
      <w:proofErr w:type="spellEnd"/>
      <w:r w:rsidRPr="00A43521">
        <w:rPr>
          <w:rFonts w:asciiTheme="majorHAnsi" w:hAnsiTheme="majorHAnsi"/>
        </w:rPr>
        <w:t>: text</w:t>
      </w:r>
    </w:p>
    <w:p w14:paraId="7D5FD1B1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 xml:space="preserve">- </w:t>
      </w:r>
      <w:proofErr w:type="spellStart"/>
      <w:r w:rsidRPr="00A43521">
        <w:rPr>
          <w:rFonts w:asciiTheme="majorHAnsi" w:hAnsiTheme="majorHAnsi"/>
        </w:rPr>
        <w:t>landlord_review</w:t>
      </w:r>
      <w:proofErr w:type="spellEnd"/>
      <w:r w:rsidRPr="00A43521">
        <w:rPr>
          <w:rFonts w:asciiTheme="majorHAnsi" w:hAnsiTheme="majorHAnsi"/>
        </w:rPr>
        <w:t>: text</w:t>
      </w:r>
    </w:p>
    <w:p w14:paraId="5FFC5C20" w14:textId="77777777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</w:p>
    <w:p w14:paraId="10BD8223" w14:textId="6F6715F5" w:rsidR="00A43521" w:rsidRPr="00A43521" w:rsidRDefault="00A43521" w:rsidP="00A43521">
      <w:pPr>
        <w:spacing w:after="0" w:line="360" w:lineRule="auto"/>
        <w:rPr>
          <w:rFonts w:asciiTheme="majorHAnsi" w:hAnsiTheme="majorHAnsi"/>
        </w:rPr>
      </w:pPr>
      <w:r w:rsidRPr="00A43521">
        <w:rPr>
          <w:rFonts w:asciiTheme="majorHAnsi" w:hAnsiTheme="majorHAnsi"/>
        </w:rPr>
        <w:t>PS: A tenant can review a property within one month before or after their tenure ends.</w:t>
      </w:r>
    </w:p>
    <w:p w14:paraId="3260B920" w14:textId="1FE024E7" w:rsidR="006F568A" w:rsidRPr="00550AB6" w:rsidRDefault="008D26AF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4F47F8A" wp14:editId="081FBFC6">
            <wp:extent cx="3854450" cy="3501950"/>
            <wp:effectExtent l="0" t="0" r="0" b="3810"/>
            <wp:docPr id="25854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46939" name="Picture 2585469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23" cy="35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8DB" w14:textId="21C528AB" w:rsidR="006F568A" w:rsidRPr="00550AB6" w:rsidRDefault="007B64EA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First name, last name atomicity for users table*</w:t>
      </w:r>
    </w:p>
    <w:p w14:paraId="5BB78AAC" w14:textId="306B8C74" w:rsidR="001B3631" w:rsidRDefault="001B3631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Simulate land commission</w:t>
      </w:r>
      <w:r w:rsidR="00180DA0">
        <w:rPr>
          <w:rFonts w:asciiTheme="majorHAnsi" w:hAnsiTheme="majorHAnsi"/>
        </w:rPr>
        <w:t xml:space="preserve"> rep</w:t>
      </w:r>
      <w:r>
        <w:rPr>
          <w:rFonts w:asciiTheme="majorHAnsi" w:hAnsiTheme="majorHAnsi"/>
        </w:rPr>
        <w:t xml:space="preserve"> for mock verification </w:t>
      </w:r>
      <w:r w:rsidR="00CA4CA6">
        <w:rPr>
          <w:rFonts w:asciiTheme="majorHAnsi" w:hAnsiTheme="majorHAnsi"/>
        </w:rPr>
        <w:t>* (</w:t>
      </w:r>
      <w:r w:rsidR="00A515A9">
        <w:rPr>
          <w:rFonts w:asciiTheme="majorHAnsi" w:hAnsiTheme="majorHAnsi"/>
        </w:rPr>
        <w:t xml:space="preserve">single button to mark property </w:t>
      </w:r>
      <w:proofErr w:type="gramStart"/>
      <w:r w:rsidR="00A515A9">
        <w:rPr>
          <w:rFonts w:asciiTheme="majorHAnsi" w:hAnsiTheme="majorHAnsi"/>
        </w:rPr>
        <w:t>verified)</w:t>
      </w:r>
      <w:r w:rsidR="007A616B">
        <w:rPr>
          <w:rFonts w:asciiTheme="majorHAnsi" w:hAnsiTheme="majorHAnsi"/>
        </w:rPr>
        <w:t>*</w:t>
      </w:r>
      <w:proofErr w:type="gramEnd"/>
    </w:p>
    <w:p w14:paraId="6C9ABD1E" w14:textId="4FC33AB7" w:rsidR="007A616B" w:rsidRDefault="007A616B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Renters are also buyers in the system</w:t>
      </w:r>
    </w:p>
    <w:p w14:paraId="162CE93A" w14:textId="2181FDA2" w:rsidR="00FE3063" w:rsidRDefault="00FE3063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Property </w:t>
      </w:r>
      <w:r w:rsidR="00ED7FA3">
        <w:rPr>
          <w:rFonts w:asciiTheme="majorHAnsi" w:hAnsiTheme="majorHAnsi"/>
        </w:rPr>
        <w:t>status: available and unlisted</w:t>
      </w:r>
    </w:p>
    <w:p w14:paraId="196FC598" w14:textId="3D82AF40" w:rsidR="00ED7FA3" w:rsidRDefault="004931FE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Include </w:t>
      </w:r>
      <w:r w:rsidR="00CA4CA6">
        <w:rPr>
          <w:rFonts w:asciiTheme="majorHAnsi" w:hAnsiTheme="majorHAnsi"/>
        </w:rPr>
        <w:t xml:space="preserve">a </w:t>
      </w:r>
      <w:r>
        <w:rPr>
          <w:rFonts w:asciiTheme="majorHAnsi" w:hAnsiTheme="majorHAnsi"/>
        </w:rPr>
        <w:t xml:space="preserve">user-property table </w:t>
      </w:r>
      <w:r w:rsidR="004C060B">
        <w:rPr>
          <w:rFonts w:asciiTheme="majorHAnsi" w:hAnsiTheme="majorHAnsi"/>
        </w:rPr>
        <w:t xml:space="preserve">to prevent </w:t>
      </w:r>
      <w:r w:rsidR="002B38CC">
        <w:rPr>
          <w:rFonts w:asciiTheme="majorHAnsi" w:hAnsiTheme="majorHAnsi"/>
        </w:rPr>
        <w:t>multiplicity between users and properties</w:t>
      </w:r>
    </w:p>
    <w:p w14:paraId="6A689E17" w14:textId="70833FD0" w:rsidR="002B38CC" w:rsidRDefault="001E5887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I</w:t>
      </w:r>
      <w:r w:rsidR="002B38CC">
        <w:rPr>
          <w:rFonts w:asciiTheme="majorHAnsi" w:hAnsiTheme="majorHAnsi"/>
        </w:rPr>
        <w:t>nc</w:t>
      </w:r>
      <w:r>
        <w:rPr>
          <w:rFonts w:asciiTheme="majorHAnsi" w:hAnsiTheme="majorHAnsi"/>
        </w:rPr>
        <w:t>ludes is verified,</w:t>
      </w:r>
      <w:r w:rsidR="007144F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is active Boolean in user-property</w:t>
      </w:r>
      <w:r w:rsidR="007144FB">
        <w:rPr>
          <w:rFonts w:asciiTheme="majorHAnsi" w:hAnsiTheme="majorHAnsi"/>
        </w:rPr>
        <w:t xml:space="preserve"> table</w:t>
      </w:r>
    </w:p>
    <w:p w14:paraId="445B5BA4" w14:textId="39737B43" w:rsidR="007144FB" w:rsidRDefault="007144FB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Include id </w:t>
      </w:r>
      <w:r w:rsidR="00DF3E63">
        <w:rPr>
          <w:rFonts w:asciiTheme="majorHAnsi" w:hAnsiTheme="majorHAnsi"/>
        </w:rPr>
        <w:t xml:space="preserve">type, id number and verified Boolean in </w:t>
      </w:r>
      <w:r w:rsidR="00765414">
        <w:rPr>
          <w:rFonts w:asciiTheme="majorHAnsi" w:hAnsiTheme="majorHAnsi"/>
        </w:rPr>
        <w:t xml:space="preserve">the </w:t>
      </w:r>
      <w:r w:rsidR="00DF3E63">
        <w:rPr>
          <w:rFonts w:asciiTheme="majorHAnsi" w:hAnsiTheme="majorHAnsi"/>
        </w:rPr>
        <w:t>user table</w:t>
      </w:r>
    </w:p>
    <w:p w14:paraId="3B19DF0D" w14:textId="5D0D9717" w:rsidR="00D95541" w:rsidRPr="007B64EA" w:rsidRDefault="00D95541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Property inspection review immediately a</w:t>
      </w:r>
      <w:r w:rsidR="00AD677B">
        <w:rPr>
          <w:rFonts w:asciiTheme="majorHAnsi" w:hAnsiTheme="majorHAnsi"/>
        </w:rPr>
        <w:t>fter inspection</w:t>
      </w:r>
    </w:p>
    <w:p w14:paraId="4ECBF06A" w14:textId="7E9E85C3" w:rsidR="00FA56B4" w:rsidRPr="007B64EA" w:rsidRDefault="00FA56B4" w:rsidP="007B64EA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Property table should also store </w:t>
      </w:r>
      <w:proofErr w:type="gramStart"/>
      <w:r>
        <w:rPr>
          <w:rFonts w:asciiTheme="majorHAnsi" w:hAnsiTheme="majorHAnsi"/>
        </w:rPr>
        <w:t>picture</w:t>
      </w:r>
      <w:proofErr w:type="gramEnd"/>
      <w:r>
        <w:rPr>
          <w:rFonts w:asciiTheme="majorHAnsi" w:hAnsiTheme="majorHAnsi"/>
        </w:rPr>
        <w:t xml:space="preserve"> of property</w:t>
      </w:r>
    </w:p>
    <w:p w14:paraId="783B4059" w14:textId="17FC6A4D" w:rsidR="001B0314" w:rsidRDefault="00E15C60" w:rsidP="00613554">
      <w:pPr>
        <w:spacing w:after="0" w:line="360" w:lineRule="auto"/>
        <w:rPr>
          <w:rFonts w:asciiTheme="majorHAnsi" w:hAnsiTheme="majorHAnsi"/>
          <w:b/>
          <w:bCs/>
        </w:rPr>
      </w:pPr>
      <w:r w:rsidRPr="00550AB6">
        <w:rPr>
          <w:rFonts w:asciiTheme="majorHAnsi" w:hAnsiTheme="majorHAnsi"/>
          <w:b/>
          <w:bCs/>
        </w:rPr>
        <w:t>Clas</w:t>
      </w:r>
      <w:r w:rsidR="006C4E75" w:rsidRPr="00550AB6">
        <w:rPr>
          <w:rFonts w:asciiTheme="majorHAnsi" w:hAnsiTheme="majorHAnsi"/>
          <w:b/>
          <w:bCs/>
        </w:rPr>
        <w:t>s Diagr</w:t>
      </w:r>
      <w:r w:rsidR="001B0314" w:rsidRPr="00550AB6">
        <w:rPr>
          <w:rFonts w:asciiTheme="majorHAnsi" w:hAnsiTheme="majorHAnsi"/>
          <w:b/>
          <w:bCs/>
        </w:rPr>
        <w:t>am:</w:t>
      </w:r>
    </w:p>
    <w:p w14:paraId="6C355892" w14:textId="7F14D7D4" w:rsidR="00032932" w:rsidRDefault="00032932" w:rsidP="00613554">
      <w:pPr>
        <w:spacing w:after="0"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inline distT="0" distB="0" distL="0" distR="0" wp14:anchorId="5DA8E5B0" wp14:editId="573C29AE">
            <wp:extent cx="4171950" cy="5723060"/>
            <wp:effectExtent l="0" t="0" r="0" b="0"/>
            <wp:docPr id="2031713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3058" name="Picture 20317130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91" cy="57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FDE2" w14:textId="61C2A343" w:rsidR="00814703" w:rsidRDefault="00814703" w:rsidP="00814703">
      <w:pPr>
        <w:pStyle w:val="ListParagraph"/>
        <w:numPr>
          <w:ilvl w:val="1"/>
          <w:numId w:val="12"/>
        </w:numPr>
        <w:spacing w:after="0"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Id type: dropdown of supported ids</w:t>
      </w:r>
    </w:p>
    <w:p w14:paraId="6C176658" w14:textId="0E3F5C62" w:rsidR="00814703" w:rsidRPr="00814703" w:rsidRDefault="0011080F" w:rsidP="00814703">
      <w:pPr>
        <w:pStyle w:val="ListParagraph"/>
        <w:numPr>
          <w:ilvl w:val="1"/>
          <w:numId w:val="12"/>
        </w:numPr>
        <w:spacing w:after="0"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 xml:space="preserve">Sysadmin </w:t>
      </w:r>
      <w:r w:rsidR="000E1CB5">
        <w:rPr>
          <w:rFonts w:asciiTheme="majorHAnsi" w:hAnsiTheme="majorHAnsi"/>
          <w:b/>
          <w:bCs/>
        </w:rPr>
        <w:t>– regex v</w:t>
      </w:r>
      <w:r w:rsidR="001D49EF">
        <w:rPr>
          <w:rFonts w:asciiTheme="majorHAnsi" w:hAnsiTheme="majorHAnsi"/>
          <w:b/>
          <w:bCs/>
        </w:rPr>
        <w:t xml:space="preserve">alidation </w:t>
      </w:r>
      <w:r w:rsidR="00F676D3">
        <w:rPr>
          <w:rFonts w:asciiTheme="majorHAnsi" w:hAnsiTheme="majorHAnsi"/>
          <w:b/>
          <w:bCs/>
        </w:rPr>
        <w:t>of id card type</w:t>
      </w:r>
    </w:p>
    <w:p w14:paraId="1E8E2D61" w14:textId="2395C1F3" w:rsidR="00F676D3" w:rsidRPr="00814703" w:rsidRDefault="00F676D3" w:rsidP="00F676D3">
      <w:pPr>
        <w:pStyle w:val="ListParagraph"/>
        <w:numPr>
          <w:ilvl w:val="1"/>
          <w:numId w:val="12"/>
        </w:numPr>
        <w:spacing w:after="0"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 xml:space="preserve">* </w:t>
      </w:r>
      <w:proofErr w:type="gramStart"/>
      <w:r>
        <w:rPr>
          <w:rFonts w:asciiTheme="majorHAnsi" w:hAnsiTheme="majorHAnsi"/>
          <w:b/>
          <w:bCs/>
        </w:rPr>
        <w:t>future</w:t>
      </w:r>
      <w:proofErr w:type="gramEnd"/>
      <w:r>
        <w:rPr>
          <w:rFonts w:asciiTheme="majorHAnsi" w:hAnsiTheme="majorHAnsi"/>
          <w:b/>
          <w:bCs/>
        </w:rPr>
        <w:t xml:space="preserve"> work: integration into actual </w:t>
      </w:r>
      <w:proofErr w:type="spellStart"/>
      <w:r>
        <w:rPr>
          <w:rFonts w:asciiTheme="majorHAnsi" w:hAnsiTheme="majorHAnsi"/>
          <w:b/>
          <w:bCs/>
        </w:rPr>
        <w:t>ghana</w:t>
      </w:r>
      <w:proofErr w:type="spellEnd"/>
      <w:r>
        <w:rPr>
          <w:rFonts w:asciiTheme="majorHAnsi" w:hAnsiTheme="majorHAnsi"/>
          <w:b/>
          <w:bCs/>
        </w:rPr>
        <w:t xml:space="preserve"> card API system</w:t>
      </w:r>
    </w:p>
    <w:p w14:paraId="49704AC3" w14:textId="14FA9B55" w:rsidR="00032932" w:rsidRPr="00550AB6" w:rsidRDefault="00032932" w:rsidP="00613554">
      <w:pPr>
        <w:spacing w:after="0"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lastRenderedPageBreak/>
        <w:drawing>
          <wp:inline distT="0" distB="0" distL="0" distR="0" wp14:anchorId="6D25DA7A" wp14:editId="47D316D5">
            <wp:extent cx="4344301" cy="5712106"/>
            <wp:effectExtent l="0" t="0" r="0" b="3175"/>
            <wp:docPr id="16545674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6741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67" cy="57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D00" w14:textId="77777777" w:rsidR="00865276" w:rsidRPr="00550AB6" w:rsidRDefault="00865276" w:rsidP="00613554">
      <w:pPr>
        <w:spacing w:after="0" w:line="360" w:lineRule="auto"/>
        <w:rPr>
          <w:rFonts w:asciiTheme="majorHAnsi" w:hAnsiTheme="majorHAnsi"/>
        </w:rPr>
      </w:pPr>
    </w:p>
    <w:p w14:paraId="6DE2F3B3" w14:textId="77777777" w:rsidR="00865276" w:rsidRPr="00550AB6" w:rsidRDefault="00865276" w:rsidP="00613554">
      <w:pPr>
        <w:spacing w:after="0" w:line="360" w:lineRule="auto"/>
        <w:rPr>
          <w:rFonts w:asciiTheme="majorHAnsi" w:hAnsiTheme="majorHAnsi"/>
        </w:rPr>
      </w:pPr>
    </w:p>
    <w:p w14:paraId="36AC1DE7" w14:textId="189345F1" w:rsidR="00865276" w:rsidRDefault="0043330C" w:rsidP="00613554">
      <w:pPr>
        <w:spacing w:after="0" w:line="360" w:lineRule="auto"/>
        <w:rPr>
          <w:rFonts w:asciiTheme="majorHAnsi" w:hAnsiTheme="majorHAnsi"/>
          <w:b/>
          <w:bCs/>
        </w:rPr>
      </w:pPr>
      <w:r w:rsidRPr="00550AB6">
        <w:rPr>
          <w:rFonts w:asciiTheme="majorHAnsi" w:hAnsiTheme="majorHAnsi"/>
          <w:b/>
          <w:bCs/>
        </w:rPr>
        <w:t>Us</w:t>
      </w:r>
      <w:r w:rsidR="00A573B3" w:rsidRPr="00550AB6">
        <w:rPr>
          <w:rFonts w:asciiTheme="majorHAnsi" w:hAnsiTheme="majorHAnsi"/>
          <w:b/>
          <w:bCs/>
        </w:rPr>
        <w:t>e C</w:t>
      </w:r>
      <w:r w:rsidR="00C03D72" w:rsidRPr="00550AB6">
        <w:rPr>
          <w:rFonts w:asciiTheme="majorHAnsi" w:hAnsiTheme="majorHAnsi"/>
          <w:b/>
          <w:bCs/>
        </w:rPr>
        <w:t>ase Di</w:t>
      </w:r>
      <w:r w:rsidR="00DD4421" w:rsidRPr="00550AB6">
        <w:rPr>
          <w:rFonts w:asciiTheme="majorHAnsi" w:hAnsiTheme="majorHAnsi"/>
          <w:b/>
          <w:bCs/>
        </w:rPr>
        <w:t>agram</w:t>
      </w:r>
      <w:r w:rsidR="00633F5F" w:rsidRPr="00550AB6">
        <w:rPr>
          <w:rFonts w:asciiTheme="majorHAnsi" w:hAnsiTheme="majorHAnsi"/>
          <w:b/>
          <w:bCs/>
        </w:rPr>
        <w:t>s:</w:t>
      </w:r>
    </w:p>
    <w:p w14:paraId="1D3B70AB" w14:textId="6154A40F" w:rsidR="005829CB" w:rsidRDefault="005829CB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4613A3D" wp14:editId="2F66FF5A">
            <wp:extent cx="2299453" cy="4149969"/>
            <wp:effectExtent l="0" t="0" r="5715" b="3175"/>
            <wp:docPr id="886213357" name="Picture 1" descr="A blue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3357" name="Picture 1" descr="A blue screen with white tex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110" cy="41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F53" w:rsidRPr="006552B4">
        <w:rPr>
          <w:rFonts w:asciiTheme="majorHAnsi" w:hAnsiTheme="majorHAnsi"/>
          <w:b/>
          <w:bCs/>
          <w:noProof/>
          <w:u w:val="single"/>
        </w:rPr>
        <w:drawing>
          <wp:inline distT="0" distB="0" distL="0" distR="0" wp14:anchorId="0726AC05" wp14:editId="5B14FCE8">
            <wp:extent cx="2621956" cy="4149535"/>
            <wp:effectExtent l="0" t="0" r="6985" b="3810"/>
            <wp:docPr id="1922689925" name="Picture 2" descr="A diagram of property ow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9925" name="Picture 2" descr="A diagram of property own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27" cy="41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733B" w14:textId="77777777" w:rsidR="00043D2E" w:rsidRDefault="00043D2E" w:rsidP="00613554">
      <w:pPr>
        <w:spacing w:after="0" w:line="360" w:lineRule="auto"/>
        <w:rPr>
          <w:rFonts w:asciiTheme="majorHAnsi" w:hAnsiTheme="majorHAnsi"/>
        </w:rPr>
      </w:pPr>
    </w:p>
    <w:p w14:paraId="19C3D97C" w14:textId="5661A48D" w:rsidR="00426FED" w:rsidRPr="00426FED" w:rsidRDefault="00732A0A" w:rsidP="00426FED">
      <w:pPr>
        <w:pStyle w:val="ListParagraph"/>
        <w:numPr>
          <w:ilvl w:val="1"/>
          <w:numId w:val="12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Evaluate </w:t>
      </w:r>
      <w:r w:rsidR="008B764D">
        <w:rPr>
          <w:rFonts w:asciiTheme="majorHAnsi" w:hAnsiTheme="majorHAnsi"/>
        </w:rPr>
        <w:t xml:space="preserve">the </w:t>
      </w:r>
      <w:r w:rsidR="00EA3B8D">
        <w:rPr>
          <w:rFonts w:asciiTheme="majorHAnsi" w:hAnsiTheme="majorHAnsi"/>
        </w:rPr>
        <w:t>use case more to figure out what happens during the moving out process for renters*</w:t>
      </w:r>
    </w:p>
    <w:p w14:paraId="72BE68B8" w14:textId="1970C230" w:rsidR="00043D2E" w:rsidRPr="00043D2E" w:rsidRDefault="00043D2E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PS:</w:t>
      </w:r>
      <w:r>
        <w:rPr>
          <w:rFonts w:asciiTheme="majorHAnsi" w:hAnsiTheme="majorHAnsi"/>
        </w:rPr>
        <w:t xml:space="preserve"> Revisit post rental activities.</w:t>
      </w:r>
    </w:p>
    <w:p w14:paraId="248D0C7D" w14:textId="77777777" w:rsidR="002B5287" w:rsidRDefault="002B5287" w:rsidP="00613554">
      <w:pPr>
        <w:spacing w:after="0" w:line="360" w:lineRule="auto"/>
        <w:rPr>
          <w:rFonts w:asciiTheme="majorHAnsi" w:hAnsiTheme="majorHAnsi"/>
        </w:rPr>
      </w:pPr>
    </w:p>
    <w:p w14:paraId="69ECA819" w14:textId="394755F2" w:rsidR="002B5287" w:rsidRPr="002B5287" w:rsidRDefault="002B5287" w:rsidP="002B5287">
      <w:pPr>
        <w:pStyle w:val="ListParagraph"/>
        <w:numPr>
          <w:ilvl w:val="0"/>
          <w:numId w:val="19"/>
        </w:num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Monolithic Architec</w:t>
      </w:r>
      <w:r w:rsidR="007463BF">
        <w:rPr>
          <w:rFonts w:asciiTheme="majorHAnsi" w:hAnsiTheme="majorHAnsi"/>
        </w:rPr>
        <w:t>ture</w:t>
      </w:r>
      <w:r w:rsidR="00F947BB">
        <w:rPr>
          <w:rFonts w:asciiTheme="majorHAnsi" w:hAnsiTheme="majorHAnsi"/>
        </w:rPr>
        <w:t xml:space="preserve"> with </w:t>
      </w:r>
      <w:proofErr w:type="spellStart"/>
      <w:r w:rsidR="00F947BB">
        <w:rPr>
          <w:rFonts w:asciiTheme="majorHAnsi" w:hAnsiTheme="majorHAnsi"/>
        </w:rPr>
        <w:t>db</w:t>
      </w:r>
      <w:proofErr w:type="spellEnd"/>
      <w:r w:rsidR="00F947BB">
        <w:rPr>
          <w:rFonts w:asciiTheme="majorHAnsi" w:hAnsiTheme="majorHAnsi"/>
        </w:rPr>
        <w:t>*</w:t>
      </w:r>
    </w:p>
    <w:p w14:paraId="6A5AACD4" w14:textId="3D206A55" w:rsidR="009C292D" w:rsidRPr="009C292D" w:rsidRDefault="009C292D" w:rsidP="009C292D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-backend setup: </w:t>
      </w:r>
      <w:r w:rsidR="005009FB">
        <w:rPr>
          <w:rFonts w:asciiTheme="majorHAnsi" w:hAnsiTheme="majorHAnsi"/>
        </w:rPr>
        <w:t>PostgreSQL</w:t>
      </w:r>
      <w:r w:rsidR="006A3399">
        <w:rPr>
          <w:rFonts w:asciiTheme="majorHAnsi" w:hAnsiTheme="majorHAnsi"/>
        </w:rPr>
        <w:t>, Django framework for web</w:t>
      </w:r>
    </w:p>
    <w:p w14:paraId="54ABB214" w14:textId="3F239FFB" w:rsidR="006A3399" w:rsidRPr="009C292D" w:rsidRDefault="006A3399" w:rsidP="009C292D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\</w:t>
      </w:r>
      <w:proofErr w:type="gramStart"/>
      <w:r>
        <w:rPr>
          <w:rFonts w:asciiTheme="majorHAnsi" w:hAnsiTheme="majorHAnsi"/>
        </w:rPr>
        <w:t>frontend</w:t>
      </w:r>
      <w:proofErr w:type="gramEnd"/>
      <w:r>
        <w:rPr>
          <w:rFonts w:asciiTheme="majorHAnsi" w:hAnsiTheme="majorHAnsi"/>
        </w:rPr>
        <w:t xml:space="preserve">: </w:t>
      </w:r>
      <w:r w:rsidR="005009FB">
        <w:rPr>
          <w:rFonts w:asciiTheme="majorHAnsi" w:hAnsiTheme="majorHAnsi"/>
        </w:rPr>
        <w:t>Figma</w:t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( by</w:t>
      </w:r>
      <w:proofErr w:type="gramEnd"/>
      <w:r>
        <w:rPr>
          <w:rFonts w:asciiTheme="majorHAnsi" w:hAnsiTheme="majorHAnsi"/>
        </w:rPr>
        <w:t xml:space="preserve"> tomorrow), react </w:t>
      </w:r>
      <w:proofErr w:type="spellStart"/>
      <w:r>
        <w:rPr>
          <w:rFonts w:asciiTheme="majorHAnsi" w:hAnsiTheme="majorHAnsi"/>
        </w:rPr>
        <w:t>js</w:t>
      </w:r>
      <w:proofErr w:type="spellEnd"/>
      <w:r>
        <w:rPr>
          <w:rFonts w:asciiTheme="majorHAnsi" w:hAnsiTheme="majorHAnsi"/>
        </w:rPr>
        <w:t xml:space="preserve"> for front</w:t>
      </w:r>
    </w:p>
    <w:p w14:paraId="1FC0B14F" w14:textId="77777777" w:rsidR="00C4323E" w:rsidRDefault="00C4323E" w:rsidP="009C292D">
      <w:pPr>
        <w:spacing w:after="0" w:line="360" w:lineRule="auto"/>
        <w:rPr>
          <w:rFonts w:asciiTheme="majorHAnsi" w:hAnsiTheme="majorHAnsi"/>
        </w:rPr>
      </w:pPr>
    </w:p>
    <w:p w14:paraId="5851E0EE" w14:textId="70768D55" w:rsidR="00C4323E" w:rsidRPr="009C292D" w:rsidRDefault="00C4323E" w:rsidP="009C292D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Add use case for </w:t>
      </w:r>
      <w:proofErr w:type="gramStart"/>
      <w:r>
        <w:rPr>
          <w:rFonts w:asciiTheme="majorHAnsi" w:hAnsiTheme="majorHAnsi"/>
        </w:rPr>
        <w:t>sysadmin( verifying</w:t>
      </w:r>
      <w:proofErr w:type="gramEnd"/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users )</w:t>
      </w:r>
      <w:proofErr w:type="gramEnd"/>
      <w:r>
        <w:rPr>
          <w:rFonts w:asciiTheme="majorHAnsi" w:hAnsiTheme="majorHAnsi"/>
        </w:rPr>
        <w:t xml:space="preserve"> and lands commission </w:t>
      </w:r>
      <w:proofErr w:type="gramStart"/>
      <w:r>
        <w:rPr>
          <w:rFonts w:asciiTheme="majorHAnsi" w:hAnsiTheme="majorHAnsi"/>
        </w:rPr>
        <w:t>( verify</w:t>
      </w:r>
      <w:proofErr w:type="gramEnd"/>
      <w:r>
        <w:rPr>
          <w:rFonts w:asciiTheme="majorHAnsi" w:hAnsiTheme="majorHAnsi"/>
        </w:rPr>
        <w:t xml:space="preserve"> properties)</w:t>
      </w:r>
    </w:p>
    <w:p w14:paraId="63D0D71F" w14:textId="08FD39D5" w:rsidR="006552B4" w:rsidRDefault="006552B4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75A04ED5" wp14:editId="21FD32E6">
            <wp:extent cx="1906296" cy="4564966"/>
            <wp:effectExtent l="0" t="0" r="0" b="7620"/>
            <wp:docPr id="1634817289" name="Picture 3" descr="A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7289" name="Picture 3" descr="A screen shot of a cha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55" cy="45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2093" w14:textId="77777777" w:rsidR="006552B4" w:rsidRDefault="006552B4" w:rsidP="00613554">
      <w:pPr>
        <w:spacing w:after="0" w:line="360" w:lineRule="auto"/>
        <w:rPr>
          <w:rFonts w:asciiTheme="majorHAnsi" w:hAnsiTheme="majorHAnsi"/>
        </w:rPr>
      </w:pPr>
    </w:p>
    <w:p w14:paraId="156090D5" w14:textId="2CD203F3" w:rsidR="006552B4" w:rsidRDefault="006552B4" w:rsidP="00613554">
      <w:pPr>
        <w:spacing w:after="0" w:line="360" w:lineRule="auto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>Activity Diagrams</w:t>
      </w:r>
    </w:p>
    <w:p w14:paraId="46BA191B" w14:textId="5B7BE1DF" w:rsidR="006552B4" w:rsidRPr="006552B4" w:rsidRDefault="006552B4" w:rsidP="00613554">
      <w:pPr>
        <w:spacing w:after="0" w:line="360" w:lineRule="auto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noProof/>
          <w:u w:val="single"/>
        </w:rPr>
        <w:lastRenderedPageBreak/>
        <w:drawing>
          <wp:inline distT="0" distB="0" distL="0" distR="0" wp14:anchorId="16BFD4CB" wp14:editId="18EFEFE6">
            <wp:extent cx="2662114" cy="4091189"/>
            <wp:effectExtent l="0" t="0" r="5080" b="5080"/>
            <wp:docPr id="1380597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97154" name="Picture 13805971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781" cy="41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noProof/>
          <w:u w:val="single"/>
        </w:rPr>
        <w:drawing>
          <wp:inline distT="0" distB="0" distL="0" distR="0" wp14:anchorId="3A94FC62" wp14:editId="6403D740">
            <wp:extent cx="2828853" cy="4133252"/>
            <wp:effectExtent l="0" t="0" r="0" b="635"/>
            <wp:docPr id="965936503" name="Picture 11" descr="A flowchart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36503" name="Picture 11" descr="A flowchart of a company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53" cy="41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EAE" w14:textId="2CF8E64B" w:rsidR="00142F53" w:rsidRPr="00550AB6" w:rsidRDefault="00142F53" w:rsidP="00613554">
      <w:pPr>
        <w:spacing w:after="0" w:line="360" w:lineRule="auto"/>
        <w:rPr>
          <w:rFonts w:asciiTheme="majorHAnsi" w:hAnsiTheme="majorHAnsi"/>
        </w:rPr>
      </w:pPr>
    </w:p>
    <w:p w14:paraId="36B4686A" w14:textId="77777777" w:rsidR="00EE3A3F" w:rsidRPr="00550AB6" w:rsidRDefault="00EE3A3F" w:rsidP="00613554">
      <w:pPr>
        <w:spacing w:after="0" w:line="360" w:lineRule="auto"/>
        <w:rPr>
          <w:rFonts w:asciiTheme="majorHAnsi" w:hAnsiTheme="majorHAnsi"/>
        </w:rPr>
      </w:pPr>
    </w:p>
    <w:p w14:paraId="42167942" w14:textId="77777777" w:rsidR="00EE3A3F" w:rsidRPr="00550AB6" w:rsidRDefault="00EE3A3F" w:rsidP="00613554">
      <w:pPr>
        <w:spacing w:after="0" w:line="360" w:lineRule="auto"/>
        <w:rPr>
          <w:rFonts w:asciiTheme="majorHAnsi" w:hAnsiTheme="majorHAnsi"/>
        </w:rPr>
      </w:pPr>
    </w:p>
    <w:p w14:paraId="13E9F3F0" w14:textId="3D7743D8" w:rsidR="00EE3A3F" w:rsidRDefault="003F5E9B" w:rsidP="00613554">
      <w:pPr>
        <w:spacing w:after="0" w:line="360" w:lineRule="auto"/>
        <w:rPr>
          <w:rFonts w:asciiTheme="majorHAnsi" w:hAnsiTheme="majorHAnsi"/>
          <w:b/>
          <w:bCs/>
        </w:rPr>
      </w:pPr>
      <w:r w:rsidRPr="00550AB6">
        <w:rPr>
          <w:rFonts w:asciiTheme="majorHAnsi" w:hAnsiTheme="majorHAnsi"/>
          <w:b/>
          <w:bCs/>
        </w:rPr>
        <w:t>S</w:t>
      </w:r>
      <w:r w:rsidR="00805549" w:rsidRPr="00550AB6">
        <w:rPr>
          <w:rFonts w:asciiTheme="majorHAnsi" w:hAnsiTheme="majorHAnsi"/>
          <w:b/>
          <w:bCs/>
        </w:rPr>
        <w:t xml:space="preserve">equence </w:t>
      </w:r>
      <w:r w:rsidR="00957CA0" w:rsidRPr="00550AB6">
        <w:rPr>
          <w:rFonts w:asciiTheme="majorHAnsi" w:hAnsiTheme="majorHAnsi"/>
          <w:b/>
          <w:bCs/>
        </w:rPr>
        <w:t>Diagram:</w:t>
      </w:r>
    </w:p>
    <w:p w14:paraId="735F1E97" w14:textId="6DBBCA3C" w:rsidR="006F34A7" w:rsidRDefault="006F34A7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584A4972" wp14:editId="7CFB4B11">
            <wp:extent cx="4007061" cy="3125165"/>
            <wp:effectExtent l="0" t="0" r="0" b="0"/>
            <wp:docPr id="1941571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1086" name="Picture 19415710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10" cy="312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9C47" w14:textId="6586D1B5" w:rsidR="006F34A7" w:rsidRDefault="006F34A7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02803BF" wp14:editId="60C24C24">
            <wp:extent cx="4021059" cy="3165296"/>
            <wp:effectExtent l="0" t="0" r="0" b="0"/>
            <wp:docPr id="720088701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88701" name="Picture 5" descr="A diagram of a company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330" cy="31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73D" w14:textId="4C49C2C3" w:rsidR="006F34A7" w:rsidRPr="00550AB6" w:rsidRDefault="00B869E9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44C18569" wp14:editId="0BA9535A">
            <wp:extent cx="3524491" cy="3859243"/>
            <wp:effectExtent l="0" t="0" r="0" b="8255"/>
            <wp:docPr id="999944462" name="Picture 7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4462" name="Picture 7" descr="A screenshot of a dia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73" cy="38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BE2" w14:textId="77777777" w:rsidR="00727CD5" w:rsidRPr="00550AB6" w:rsidRDefault="00727CD5" w:rsidP="00613554">
      <w:pPr>
        <w:spacing w:after="0" w:line="360" w:lineRule="auto"/>
        <w:rPr>
          <w:rFonts w:asciiTheme="majorHAnsi" w:hAnsiTheme="majorHAnsi"/>
        </w:rPr>
      </w:pPr>
    </w:p>
    <w:p w14:paraId="3AC24AFC" w14:textId="77777777" w:rsidR="00CD663B" w:rsidRPr="00550AB6" w:rsidRDefault="00CD663B" w:rsidP="00613554">
      <w:pPr>
        <w:spacing w:after="0" w:line="360" w:lineRule="auto"/>
        <w:rPr>
          <w:rFonts w:asciiTheme="majorHAnsi" w:hAnsiTheme="majorHAnsi"/>
        </w:rPr>
      </w:pPr>
    </w:p>
    <w:p w14:paraId="11B700AF" w14:textId="2BDC88F7" w:rsidR="00383D70" w:rsidRDefault="006C6387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Monolithic architecture with multi </w:t>
      </w:r>
      <w:proofErr w:type="spellStart"/>
      <w:r>
        <w:rPr>
          <w:rFonts w:asciiTheme="majorHAnsi" w:hAnsiTheme="majorHAnsi"/>
        </w:rPr>
        <w:t>dbs</w:t>
      </w:r>
      <w:proofErr w:type="spellEnd"/>
      <w:r w:rsidR="00383D70">
        <w:rPr>
          <w:rFonts w:asciiTheme="majorHAnsi" w:hAnsiTheme="majorHAnsi"/>
        </w:rPr>
        <w:t xml:space="preserve"> </w:t>
      </w:r>
      <w:proofErr w:type="gramStart"/>
      <w:r w:rsidR="00383D70">
        <w:rPr>
          <w:rFonts w:asciiTheme="majorHAnsi" w:hAnsiTheme="majorHAnsi"/>
        </w:rPr>
        <w:t>–( multiple</w:t>
      </w:r>
      <w:proofErr w:type="gramEnd"/>
      <w:r w:rsidR="00383D70">
        <w:rPr>
          <w:rFonts w:asciiTheme="majorHAnsi" w:hAnsiTheme="majorHAnsi"/>
        </w:rPr>
        <w:t xml:space="preserve"> databases, spread out tables)</w:t>
      </w:r>
    </w:p>
    <w:p w14:paraId="1BD920FF" w14:textId="75D0F34A" w:rsidR="00383D70" w:rsidRDefault="00383D70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Agile development </w:t>
      </w:r>
      <w:proofErr w:type="gramStart"/>
      <w:r>
        <w:rPr>
          <w:rFonts w:asciiTheme="majorHAnsi" w:hAnsiTheme="majorHAnsi"/>
        </w:rPr>
        <w:t>( document</w:t>
      </w:r>
      <w:proofErr w:type="gramEnd"/>
      <w:r>
        <w:rPr>
          <w:rFonts w:asciiTheme="majorHAnsi" w:hAnsiTheme="majorHAnsi"/>
        </w:rPr>
        <w:t xml:space="preserve"> sprints)</w:t>
      </w:r>
    </w:p>
    <w:p w14:paraId="3077AF0E" w14:textId="77777777" w:rsidR="006C6387" w:rsidRDefault="006C6387" w:rsidP="00613554">
      <w:pPr>
        <w:spacing w:after="0" w:line="360" w:lineRule="auto"/>
        <w:rPr>
          <w:rFonts w:asciiTheme="majorHAnsi" w:hAnsiTheme="majorHAnsi"/>
        </w:rPr>
      </w:pPr>
    </w:p>
    <w:p w14:paraId="7327B218" w14:textId="77777777" w:rsidR="00AF6262" w:rsidRDefault="00AF6262" w:rsidP="00613554">
      <w:pPr>
        <w:spacing w:after="0" w:line="360" w:lineRule="auto"/>
        <w:rPr>
          <w:rFonts w:asciiTheme="majorHAnsi" w:hAnsiTheme="majorHAnsi"/>
        </w:rPr>
      </w:pPr>
    </w:p>
    <w:p w14:paraId="46892CFE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from </w:t>
      </w:r>
      <w:proofErr w:type="spellStart"/>
      <w:proofErr w:type="gramStart"/>
      <w:r w:rsidRPr="00AF6262">
        <w:rPr>
          <w:rFonts w:asciiTheme="majorHAnsi" w:hAnsiTheme="majorHAnsi"/>
        </w:rPr>
        <w:t>django.http</w:t>
      </w:r>
      <w:proofErr w:type="spellEnd"/>
      <w:proofErr w:type="gramEnd"/>
      <w:r w:rsidRPr="00AF6262">
        <w:rPr>
          <w:rFonts w:asciiTheme="majorHAnsi" w:hAnsiTheme="majorHAnsi"/>
        </w:rPr>
        <w:t xml:space="preserve"> import </w:t>
      </w:r>
      <w:proofErr w:type="spellStart"/>
      <w:r w:rsidRPr="00AF6262">
        <w:rPr>
          <w:rFonts w:asciiTheme="majorHAnsi" w:hAnsiTheme="majorHAnsi"/>
        </w:rPr>
        <w:t>JsonResponse</w:t>
      </w:r>
      <w:proofErr w:type="spellEnd"/>
    </w:p>
    <w:p w14:paraId="178FE657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from </w:t>
      </w:r>
      <w:proofErr w:type="spellStart"/>
      <w:proofErr w:type="gramStart"/>
      <w:r w:rsidRPr="00AF6262">
        <w:rPr>
          <w:rFonts w:asciiTheme="majorHAnsi" w:hAnsiTheme="majorHAnsi"/>
        </w:rPr>
        <w:t>django.views</w:t>
      </w:r>
      <w:proofErr w:type="gramEnd"/>
      <w:r w:rsidRPr="00AF6262">
        <w:rPr>
          <w:rFonts w:asciiTheme="majorHAnsi" w:hAnsiTheme="majorHAnsi"/>
        </w:rPr>
        <w:t>.</w:t>
      </w:r>
      <w:proofErr w:type="gramStart"/>
      <w:r w:rsidRPr="00AF6262">
        <w:rPr>
          <w:rFonts w:asciiTheme="majorHAnsi" w:hAnsiTheme="majorHAnsi"/>
        </w:rPr>
        <w:t>decorators.csrf</w:t>
      </w:r>
      <w:proofErr w:type="spellEnd"/>
      <w:proofErr w:type="gramEnd"/>
      <w:r w:rsidRPr="00AF6262">
        <w:rPr>
          <w:rFonts w:asciiTheme="majorHAnsi" w:hAnsiTheme="majorHAnsi"/>
        </w:rPr>
        <w:t xml:space="preserve"> import </w:t>
      </w:r>
      <w:proofErr w:type="spellStart"/>
      <w:r w:rsidRPr="00AF6262">
        <w:rPr>
          <w:rFonts w:asciiTheme="majorHAnsi" w:hAnsiTheme="majorHAnsi"/>
        </w:rPr>
        <w:t>csrf_exempt</w:t>
      </w:r>
      <w:proofErr w:type="spellEnd"/>
    </w:p>
    <w:p w14:paraId="068457D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from </w:t>
      </w:r>
      <w:proofErr w:type="spellStart"/>
      <w:proofErr w:type="gramStart"/>
      <w:r w:rsidRPr="00AF6262">
        <w:rPr>
          <w:rFonts w:asciiTheme="majorHAnsi" w:hAnsiTheme="majorHAnsi"/>
        </w:rPr>
        <w:t>django.core</w:t>
      </w:r>
      <w:proofErr w:type="gramEnd"/>
      <w:r w:rsidRPr="00AF6262">
        <w:rPr>
          <w:rFonts w:asciiTheme="majorHAnsi" w:hAnsiTheme="majorHAnsi"/>
        </w:rPr>
        <w:t>.exceptions</w:t>
      </w:r>
      <w:proofErr w:type="spellEnd"/>
      <w:r w:rsidRPr="00AF6262">
        <w:rPr>
          <w:rFonts w:asciiTheme="majorHAnsi" w:hAnsiTheme="majorHAnsi"/>
        </w:rPr>
        <w:t xml:space="preserve"> import </w:t>
      </w:r>
      <w:proofErr w:type="spellStart"/>
      <w:r w:rsidRPr="00AF6262">
        <w:rPr>
          <w:rFonts w:asciiTheme="majorHAnsi" w:hAnsiTheme="majorHAnsi"/>
        </w:rPr>
        <w:t>ValidationError</w:t>
      </w:r>
      <w:proofErr w:type="spellEnd"/>
    </w:p>
    <w:p w14:paraId="1E29E051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from </w:t>
      </w:r>
      <w:proofErr w:type="spellStart"/>
      <w:proofErr w:type="gramStart"/>
      <w:r w:rsidRPr="00AF6262">
        <w:rPr>
          <w:rFonts w:asciiTheme="majorHAnsi" w:hAnsiTheme="majorHAnsi"/>
        </w:rPr>
        <w:t>django.contrib</w:t>
      </w:r>
      <w:proofErr w:type="gramEnd"/>
      <w:r w:rsidRPr="00AF6262">
        <w:rPr>
          <w:rFonts w:asciiTheme="majorHAnsi" w:hAnsiTheme="majorHAnsi"/>
        </w:rPr>
        <w:t>.</w:t>
      </w:r>
      <w:proofErr w:type="gramStart"/>
      <w:r w:rsidRPr="00AF6262">
        <w:rPr>
          <w:rFonts w:asciiTheme="majorHAnsi" w:hAnsiTheme="majorHAnsi"/>
        </w:rPr>
        <w:t>auth.hashers</w:t>
      </w:r>
      <w:proofErr w:type="spellEnd"/>
      <w:proofErr w:type="gramEnd"/>
      <w:r w:rsidRPr="00AF6262">
        <w:rPr>
          <w:rFonts w:asciiTheme="majorHAnsi" w:hAnsiTheme="majorHAnsi"/>
        </w:rPr>
        <w:t xml:space="preserve"> import </w:t>
      </w:r>
      <w:proofErr w:type="spellStart"/>
      <w:r w:rsidRPr="00AF6262">
        <w:rPr>
          <w:rFonts w:asciiTheme="majorHAnsi" w:hAnsiTheme="majorHAnsi"/>
        </w:rPr>
        <w:t>make_password</w:t>
      </w:r>
      <w:proofErr w:type="spellEnd"/>
    </w:p>
    <w:p w14:paraId="478F52C6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import json</w:t>
      </w:r>
    </w:p>
    <w:p w14:paraId="60675D7B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proofErr w:type="gramStart"/>
      <w:r w:rsidRPr="00AF6262">
        <w:rPr>
          <w:rFonts w:asciiTheme="majorHAnsi" w:hAnsiTheme="majorHAnsi"/>
        </w:rPr>
        <w:t>from .models</w:t>
      </w:r>
      <w:proofErr w:type="gramEnd"/>
      <w:r w:rsidRPr="00AF6262">
        <w:rPr>
          <w:rFonts w:asciiTheme="majorHAnsi" w:hAnsiTheme="majorHAnsi"/>
        </w:rPr>
        <w:t xml:space="preserve"> import User</w:t>
      </w:r>
    </w:p>
    <w:p w14:paraId="787A1292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</w:p>
    <w:p w14:paraId="7E27518A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proofErr w:type="gramStart"/>
      <w:r w:rsidRPr="00AF6262">
        <w:rPr>
          <w:rFonts w:asciiTheme="majorHAnsi" w:hAnsiTheme="majorHAnsi"/>
        </w:rPr>
        <w:t>@csrf</w:t>
      </w:r>
      <w:proofErr w:type="gramEnd"/>
      <w:r w:rsidRPr="00AF6262">
        <w:rPr>
          <w:rFonts w:asciiTheme="majorHAnsi" w:hAnsiTheme="majorHAnsi"/>
        </w:rPr>
        <w:t>_exempt</w:t>
      </w:r>
    </w:p>
    <w:p w14:paraId="4570078E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commentRangeStart w:id="20"/>
      <w:r w:rsidRPr="00AF6262">
        <w:rPr>
          <w:rFonts w:asciiTheme="majorHAnsi" w:hAnsiTheme="majorHAnsi"/>
        </w:rPr>
        <w:t xml:space="preserve">def </w:t>
      </w:r>
      <w:proofErr w:type="spellStart"/>
      <w:r w:rsidRPr="00AF6262">
        <w:rPr>
          <w:rFonts w:asciiTheme="majorHAnsi" w:hAnsiTheme="majorHAnsi"/>
        </w:rPr>
        <w:t>register_user</w:t>
      </w:r>
      <w:proofErr w:type="spellEnd"/>
      <w:r w:rsidRPr="00AF6262">
        <w:rPr>
          <w:rFonts w:asciiTheme="majorHAnsi" w:hAnsiTheme="majorHAnsi"/>
        </w:rPr>
        <w:t>(request):</w:t>
      </w:r>
      <w:commentRangeEnd w:id="20"/>
      <w:r w:rsidR="00BB54B0">
        <w:rPr>
          <w:rStyle w:val="CommentReference"/>
        </w:rPr>
        <w:commentReference w:id="20"/>
      </w:r>
    </w:p>
    <w:p w14:paraId="75DEA621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lastRenderedPageBreak/>
        <w:t xml:space="preserve">    if </w:t>
      </w:r>
      <w:proofErr w:type="spellStart"/>
      <w:proofErr w:type="gramStart"/>
      <w:r w:rsidRPr="00AF6262">
        <w:rPr>
          <w:rFonts w:asciiTheme="majorHAnsi" w:hAnsiTheme="majorHAnsi"/>
        </w:rPr>
        <w:t>request.method</w:t>
      </w:r>
      <w:proofErr w:type="spellEnd"/>
      <w:r w:rsidRPr="00AF6262">
        <w:rPr>
          <w:rFonts w:asciiTheme="majorHAnsi" w:hAnsiTheme="majorHAnsi"/>
        </w:rPr>
        <w:t xml:space="preserve"> !=</w:t>
      </w:r>
      <w:proofErr w:type="gramEnd"/>
      <w:r w:rsidRPr="00AF6262">
        <w:rPr>
          <w:rFonts w:asciiTheme="majorHAnsi" w:hAnsiTheme="majorHAnsi"/>
        </w:rPr>
        <w:t xml:space="preserve"> 'POST':</w:t>
      </w:r>
    </w:p>
    <w:p w14:paraId="79982E21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'Method not </w:t>
      </w:r>
      <w:proofErr w:type="gramStart"/>
      <w:r w:rsidRPr="00AF6262">
        <w:rPr>
          <w:rFonts w:asciiTheme="majorHAnsi" w:hAnsiTheme="majorHAnsi"/>
        </w:rPr>
        <w:t>allowed'}</w:t>
      </w:r>
      <w:proofErr w:type="gramEnd"/>
      <w:r w:rsidRPr="00AF6262">
        <w:rPr>
          <w:rFonts w:asciiTheme="majorHAnsi" w:hAnsiTheme="majorHAnsi"/>
        </w:rPr>
        <w:t>, status=405)</w:t>
      </w:r>
    </w:p>
    <w:p w14:paraId="5E2EA8CA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</w:t>
      </w:r>
    </w:p>
    <w:p w14:paraId="3F0E308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try:</w:t>
      </w:r>
    </w:p>
    <w:p w14:paraId="1E67F758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data = </w:t>
      </w:r>
      <w:proofErr w:type="spellStart"/>
      <w:proofErr w:type="gramStart"/>
      <w:r w:rsidRPr="00AF6262">
        <w:rPr>
          <w:rFonts w:asciiTheme="majorHAnsi" w:hAnsiTheme="majorHAnsi"/>
        </w:rPr>
        <w:t>json.loads</w:t>
      </w:r>
      <w:proofErr w:type="spellEnd"/>
      <w:proofErr w:type="gramEnd"/>
      <w:r w:rsidRPr="00AF6262">
        <w:rPr>
          <w:rFonts w:asciiTheme="majorHAnsi" w:hAnsiTheme="majorHAnsi"/>
        </w:rPr>
        <w:t>(</w:t>
      </w:r>
      <w:proofErr w:type="spellStart"/>
      <w:proofErr w:type="gramStart"/>
      <w:r w:rsidRPr="00AF6262">
        <w:rPr>
          <w:rFonts w:asciiTheme="majorHAnsi" w:hAnsiTheme="majorHAnsi"/>
        </w:rPr>
        <w:t>request.body</w:t>
      </w:r>
      <w:proofErr w:type="spellEnd"/>
      <w:proofErr w:type="gramEnd"/>
      <w:r w:rsidRPr="00AF6262">
        <w:rPr>
          <w:rFonts w:asciiTheme="majorHAnsi" w:hAnsiTheme="majorHAnsi"/>
        </w:rPr>
        <w:t>)</w:t>
      </w:r>
    </w:p>
    <w:p w14:paraId="1588B81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390A60DB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# Validate required fields</w:t>
      </w:r>
    </w:p>
    <w:p w14:paraId="5E3294FD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  <w:proofErr w:type="spellStart"/>
      <w:r w:rsidRPr="00AF6262">
        <w:rPr>
          <w:rFonts w:asciiTheme="majorHAnsi" w:hAnsiTheme="majorHAnsi"/>
        </w:rPr>
        <w:t>required_fields</w:t>
      </w:r>
      <w:proofErr w:type="spellEnd"/>
      <w:r w:rsidRPr="00AF6262">
        <w:rPr>
          <w:rFonts w:asciiTheme="majorHAnsi" w:hAnsiTheme="majorHAnsi"/>
        </w:rPr>
        <w:t xml:space="preserve"> = ['</w:t>
      </w:r>
      <w:proofErr w:type="spellStart"/>
      <w:r w:rsidRPr="00AF6262">
        <w:rPr>
          <w:rFonts w:asciiTheme="majorHAnsi" w:hAnsiTheme="majorHAnsi"/>
        </w:rPr>
        <w:t>firstname</w:t>
      </w:r>
      <w:proofErr w:type="spellEnd"/>
      <w:r w:rsidRPr="00AF6262">
        <w:rPr>
          <w:rFonts w:asciiTheme="majorHAnsi" w:hAnsiTheme="majorHAnsi"/>
        </w:rPr>
        <w:t>', '</w:t>
      </w:r>
      <w:proofErr w:type="spellStart"/>
      <w:r w:rsidRPr="00AF6262">
        <w:rPr>
          <w:rFonts w:asciiTheme="majorHAnsi" w:hAnsiTheme="majorHAnsi"/>
        </w:rPr>
        <w:t>lastname</w:t>
      </w:r>
      <w:proofErr w:type="spellEnd"/>
      <w:r w:rsidRPr="00AF6262">
        <w:rPr>
          <w:rFonts w:asciiTheme="majorHAnsi" w:hAnsiTheme="majorHAnsi"/>
        </w:rPr>
        <w:t>', 'email', '</w:t>
      </w:r>
      <w:proofErr w:type="spellStart"/>
      <w:r w:rsidRPr="00AF6262">
        <w:rPr>
          <w:rFonts w:asciiTheme="majorHAnsi" w:hAnsiTheme="majorHAnsi"/>
        </w:rPr>
        <w:t>phone_number</w:t>
      </w:r>
      <w:proofErr w:type="spellEnd"/>
      <w:r w:rsidRPr="00AF6262">
        <w:rPr>
          <w:rFonts w:asciiTheme="majorHAnsi" w:hAnsiTheme="majorHAnsi"/>
        </w:rPr>
        <w:t>', 'password', 'role', '</w:t>
      </w:r>
      <w:proofErr w:type="spellStart"/>
      <w:r w:rsidRPr="00AF6262">
        <w:rPr>
          <w:rFonts w:asciiTheme="majorHAnsi" w:hAnsiTheme="majorHAnsi"/>
        </w:rPr>
        <w:t>id_type</w:t>
      </w:r>
      <w:proofErr w:type="spellEnd"/>
      <w:r w:rsidRPr="00AF6262">
        <w:rPr>
          <w:rFonts w:asciiTheme="majorHAnsi" w:hAnsiTheme="majorHAnsi"/>
        </w:rPr>
        <w:t>', '</w:t>
      </w:r>
      <w:proofErr w:type="spellStart"/>
      <w:r w:rsidRPr="00AF6262">
        <w:rPr>
          <w:rFonts w:asciiTheme="majorHAnsi" w:hAnsiTheme="majorHAnsi"/>
        </w:rPr>
        <w:t>id_value</w:t>
      </w:r>
      <w:proofErr w:type="spellEnd"/>
      <w:r w:rsidRPr="00AF6262">
        <w:rPr>
          <w:rFonts w:asciiTheme="majorHAnsi" w:hAnsiTheme="majorHAnsi"/>
        </w:rPr>
        <w:t>']</w:t>
      </w:r>
    </w:p>
    <w:p w14:paraId="558A892C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for field in </w:t>
      </w:r>
      <w:proofErr w:type="spellStart"/>
      <w:r w:rsidRPr="00AF6262">
        <w:rPr>
          <w:rFonts w:asciiTheme="majorHAnsi" w:hAnsiTheme="majorHAnsi"/>
        </w:rPr>
        <w:t>required_fields</w:t>
      </w:r>
      <w:proofErr w:type="spellEnd"/>
      <w:r w:rsidRPr="00AF6262">
        <w:rPr>
          <w:rFonts w:asciiTheme="majorHAnsi" w:hAnsiTheme="majorHAnsi"/>
        </w:rPr>
        <w:t>:</w:t>
      </w:r>
    </w:p>
    <w:p w14:paraId="3EBD3FF7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if field not in data:</w:t>
      </w:r>
    </w:p>
    <w:p w14:paraId="7D4BBE8B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</w:t>
      </w:r>
      <w:proofErr w:type="spellStart"/>
      <w:r w:rsidRPr="00AF6262">
        <w:rPr>
          <w:rFonts w:asciiTheme="majorHAnsi" w:hAnsiTheme="majorHAnsi"/>
        </w:rPr>
        <w:t>f'Missing</w:t>
      </w:r>
      <w:proofErr w:type="spellEnd"/>
      <w:r w:rsidRPr="00AF6262">
        <w:rPr>
          <w:rFonts w:asciiTheme="majorHAnsi" w:hAnsiTheme="majorHAnsi"/>
        </w:rPr>
        <w:t xml:space="preserve"> required field: {field}'}, status=400)</w:t>
      </w:r>
    </w:p>
    <w:p w14:paraId="5DD9D634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08FB5E8A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# Validate role</w:t>
      </w:r>
    </w:p>
    <w:p w14:paraId="2E6678D9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if data['role'] not in </w:t>
      </w:r>
      <w:proofErr w:type="spellStart"/>
      <w:proofErr w:type="gramStart"/>
      <w:r w:rsidRPr="00AF6262">
        <w:rPr>
          <w:rFonts w:asciiTheme="majorHAnsi" w:hAnsiTheme="majorHAnsi"/>
        </w:rPr>
        <w:t>dict</w:t>
      </w:r>
      <w:proofErr w:type="spellEnd"/>
      <w:r w:rsidRPr="00AF6262">
        <w:rPr>
          <w:rFonts w:asciiTheme="majorHAnsi" w:hAnsiTheme="majorHAnsi"/>
        </w:rPr>
        <w:t>(</w:t>
      </w:r>
      <w:proofErr w:type="spellStart"/>
      <w:proofErr w:type="gramEnd"/>
      <w:r w:rsidRPr="00AF6262">
        <w:rPr>
          <w:rFonts w:asciiTheme="majorHAnsi" w:hAnsiTheme="majorHAnsi"/>
        </w:rPr>
        <w:t>User.ROLE_CHOICES</w:t>
      </w:r>
      <w:proofErr w:type="spellEnd"/>
      <w:r w:rsidRPr="00AF6262">
        <w:rPr>
          <w:rFonts w:asciiTheme="majorHAnsi" w:hAnsiTheme="majorHAnsi"/>
        </w:rPr>
        <w:t>):</w:t>
      </w:r>
    </w:p>
    <w:p w14:paraId="2C36F6D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'Invalid </w:t>
      </w:r>
      <w:proofErr w:type="gramStart"/>
      <w:r w:rsidRPr="00AF6262">
        <w:rPr>
          <w:rFonts w:asciiTheme="majorHAnsi" w:hAnsiTheme="majorHAnsi"/>
        </w:rPr>
        <w:t>role'}</w:t>
      </w:r>
      <w:proofErr w:type="gramEnd"/>
      <w:r w:rsidRPr="00AF6262">
        <w:rPr>
          <w:rFonts w:asciiTheme="majorHAnsi" w:hAnsiTheme="majorHAnsi"/>
        </w:rPr>
        <w:t>, status=400)</w:t>
      </w:r>
    </w:p>
    <w:p w14:paraId="53A7B5E6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63FA09B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# Check if email already exists</w:t>
      </w:r>
    </w:p>
    <w:p w14:paraId="0A530D5E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if </w:t>
      </w:r>
      <w:proofErr w:type="spellStart"/>
      <w:proofErr w:type="gramStart"/>
      <w:r w:rsidRPr="00AF6262">
        <w:rPr>
          <w:rFonts w:asciiTheme="majorHAnsi" w:hAnsiTheme="majorHAnsi"/>
        </w:rPr>
        <w:t>User.objects.filter</w:t>
      </w:r>
      <w:proofErr w:type="spellEnd"/>
      <w:proofErr w:type="gramEnd"/>
      <w:r w:rsidRPr="00AF6262">
        <w:rPr>
          <w:rFonts w:asciiTheme="majorHAnsi" w:hAnsiTheme="majorHAnsi"/>
        </w:rPr>
        <w:t>(email=</w:t>
      </w:r>
      <w:proofErr w:type="gramStart"/>
      <w:r w:rsidRPr="00AF6262">
        <w:rPr>
          <w:rFonts w:asciiTheme="majorHAnsi" w:hAnsiTheme="majorHAnsi"/>
        </w:rPr>
        <w:t>data['email'</w:t>
      </w:r>
      <w:proofErr w:type="gramEnd"/>
      <w:r w:rsidRPr="00AF6262">
        <w:rPr>
          <w:rFonts w:asciiTheme="majorHAnsi" w:hAnsiTheme="majorHAnsi"/>
        </w:rPr>
        <w:t>]</w:t>
      </w:r>
      <w:proofErr w:type="gramStart"/>
      <w:r w:rsidRPr="00AF6262">
        <w:rPr>
          <w:rFonts w:asciiTheme="majorHAnsi" w:hAnsiTheme="majorHAnsi"/>
        </w:rPr>
        <w:t>).exists</w:t>
      </w:r>
      <w:proofErr w:type="gramEnd"/>
      <w:r w:rsidRPr="00AF6262">
        <w:rPr>
          <w:rFonts w:asciiTheme="majorHAnsi" w:hAnsiTheme="majorHAnsi"/>
        </w:rPr>
        <w:t>():</w:t>
      </w:r>
    </w:p>
    <w:p w14:paraId="2F3493DC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'Email already </w:t>
      </w:r>
      <w:proofErr w:type="gramStart"/>
      <w:r w:rsidRPr="00AF6262">
        <w:rPr>
          <w:rFonts w:asciiTheme="majorHAnsi" w:hAnsiTheme="majorHAnsi"/>
        </w:rPr>
        <w:t>exists'}</w:t>
      </w:r>
      <w:proofErr w:type="gramEnd"/>
      <w:r w:rsidRPr="00AF6262">
        <w:rPr>
          <w:rFonts w:asciiTheme="majorHAnsi" w:hAnsiTheme="majorHAnsi"/>
        </w:rPr>
        <w:t>, status=400)</w:t>
      </w:r>
    </w:p>
    <w:p w14:paraId="0F19280E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53225F5A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# Create user with hashed password</w:t>
      </w:r>
    </w:p>
    <w:p w14:paraId="68B0D75C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user = </w:t>
      </w:r>
      <w:proofErr w:type="spellStart"/>
      <w:proofErr w:type="gramStart"/>
      <w:r w:rsidRPr="00AF6262">
        <w:rPr>
          <w:rFonts w:asciiTheme="majorHAnsi" w:hAnsiTheme="majorHAnsi"/>
        </w:rPr>
        <w:t>User.objects.create</w:t>
      </w:r>
      <w:proofErr w:type="spellEnd"/>
      <w:proofErr w:type="gramEnd"/>
      <w:r w:rsidRPr="00AF6262">
        <w:rPr>
          <w:rFonts w:asciiTheme="majorHAnsi" w:hAnsiTheme="majorHAnsi"/>
        </w:rPr>
        <w:t>(</w:t>
      </w:r>
    </w:p>
    <w:p w14:paraId="6342D231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</w:t>
      </w:r>
      <w:proofErr w:type="spellStart"/>
      <w:r w:rsidRPr="00AF6262">
        <w:rPr>
          <w:rFonts w:asciiTheme="majorHAnsi" w:hAnsiTheme="majorHAnsi"/>
        </w:rPr>
        <w:t>firstname</w:t>
      </w:r>
      <w:proofErr w:type="spellEnd"/>
      <w:r w:rsidRPr="00AF6262">
        <w:rPr>
          <w:rFonts w:asciiTheme="majorHAnsi" w:hAnsiTheme="majorHAnsi"/>
        </w:rPr>
        <w:t>=data['</w:t>
      </w:r>
      <w:proofErr w:type="spellStart"/>
      <w:r w:rsidRPr="00AF6262">
        <w:rPr>
          <w:rFonts w:asciiTheme="majorHAnsi" w:hAnsiTheme="majorHAnsi"/>
        </w:rPr>
        <w:t>firstname</w:t>
      </w:r>
      <w:proofErr w:type="spellEnd"/>
      <w:r w:rsidRPr="00AF6262">
        <w:rPr>
          <w:rFonts w:asciiTheme="majorHAnsi" w:hAnsiTheme="majorHAnsi"/>
        </w:rPr>
        <w:t>'],</w:t>
      </w:r>
    </w:p>
    <w:p w14:paraId="15867F9D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</w:t>
      </w:r>
      <w:proofErr w:type="spellStart"/>
      <w:r w:rsidRPr="00AF6262">
        <w:rPr>
          <w:rFonts w:asciiTheme="majorHAnsi" w:hAnsiTheme="majorHAnsi"/>
        </w:rPr>
        <w:t>lastname</w:t>
      </w:r>
      <w:proofErr w:type="spellEnd"/>
      <w:r w:rsidRPr="00AF6262">
        <w:rPr>
          <w:rFonts w:asciiTheme="majorHAnsi" w:hAnsiTheme="majorHAnsi"/>
        </w:rPr>
        <w:t>=data['</w:t>
      </w:r>
      <w:proofErr w:type="spellStart"/>
      <w:r w:rsidRPr="00AF6262">
        <w:rPr>
          <w:rFonts w:asciiTheme="majorHAnsi" w:hAnsiTheme="majorHAnsi"/>
        </w:rPr>
        <w:t>lastname</w:t>
      </w:r>
      <w:proofErr w:type="spellEnd"/>
      <w:r w:rsidRPr="00AF6262">
        <w:rPr>
          <w:rFonts w:asciiTheme="majorHAnsi" w:hAnsiTheme="majorHAnsi"/>
        </w:rPr>
        <w:t>'],</w:t>
      </w:r>
    </w:p>
    <w:p w14:paraId="63DA6D65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email=data['email'],</w:t>
      </w:r>
    </w:p>
    <w:p w14:paraId="4DA3A0D8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</w:t>
      </w:r>
      <w:proofErr w:type="spellStart"/>
      <w:r w:rsidRPr="00AF6262">
        <w:rPr>
          <w:rFonts w:asciiTheme="majorHAnsi" w:hAnsiTheme="majorHAnsi"/>
        </w:rPr>
        <w:t>phone_number</w:t>
      </w:r>
      <w:proofErr w:type="spellEnd"/>
      <w:r w:rsidRPr="00AF6262">
        <w:rPr>
          <w:rFonts w:asciiTheme="majorHAnsi" w:hAnsiTheme="majorHAnsi"/>
        </w:rPr>
        <w:t>=</w:t>
      </w:r>
      <w:proofErr w:type="gramStart"/>
      <w:r w:rsidRPr="00AF6262">
        <w:rPr>
          <w:rFonts w:asciiTheme="majorHAnsi" w:hAnsiTheme="majorHAnsi"/>
        </w:rPr>
        <w:t>data['</w:t>
      </w:r>
      <w:proofErr w:type="spellStart"/>
      <w:proofErr w:type="gramEnd"/>
      <w:r w:rsidRPr="00AF6262">
        <w:rPr>
          <w:rFonts w:asciiTheme="majorHAnsi" w:hAnsiTheme="majorHAnsi"/>
        </w:rPr>
        <w:t>phone_number</w:t>
      </w:r>
      <w:proofErr w:type="spellEnd"/>
      <w:r w:rsidRPr="00AF6262">
        <w:rPr>
          <w:rFonts w:asciiTheme="majorHAnsi" w:hAnsiTheme="majorHAnsi"/>
        </w:rPr>
        <w:t>'],</w:t>
      </w:r>
    </w:p>
    <w:p w14:paraId="195E608D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</w:t>
      </w:r>
      <w:proofErr w:type="spellStart"/>
      <w:r w:rsidRPr="00AF6262">
        <w:rPr>
          <w:rFonts w:asciiTheme="majorHAnsi" w:hAnsiTheme="majorHAnsi"/>
        </w:rPr>
        <w:t>password_hash</w:t>
      </w:r>
      <w:proofErr w:type="spellEnd"/>
      <w:r w:rsidRPr="00AF6262">
        <w:rPr>
          <w:rFonts w:asciiTheme="majorHAnsi" w:hAnsiTheme="majorHAnsi"/>
        </w:rPr>
        <w:t>=</w:t>
      </w:r>
      <w:proofErr w:type="spellStart"/>
      <w:r w:rsidRPr="00AF6262">
        <w:rPr>
          <w:rFonts w:asciiTheme="majorHAnsi" w:hAnsiTheme="majorHAnsi"/>
        </w:rPr>
        <w:t>make_password</w:t>
      </w:r>
      <w:proofErr w:type="spellEnd"/>
      <w:r w:rsidRPr="00AF6262">
        <w:rPr>
          <w:rFonts w:asciiTheme="majorHAnsi" w:hAnsiTheme="majorHAnsi"/>
        </w:rPr>
        <w:t>(data['password']</w:t>
      </w:r>
      <w:proofErr w:type="gramStart"/>
      <w:r w:rsidRPr="00AF6262">
        <w:rPr>
          <w:rFonts w:asciiTheme="majorHAnsi" w:hAnsiTheme="majorHAnsi"/>
        </w:rPr>
        <w:t>),  #</w:t>
      </w:r>
      <w:proofErr w:type="gramEnd"/>
      <w:r w:rsidRPr="00AF6262">
        <w:rPr>
          <w:rFonts w:asciiTheme="majorHAnsi" w:hAnsiTheme="majorHAnsi"/>
        </w:rPr>
        <w:t xml:space="preserve"> Properly hash the password</w:t>
      </w:r>
    </w:p>
    <w:p w14:paraId="54AAD225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role=data['role'],</w:t>
      </w:r>
    </w:p>
    <w:p w14:paraId="384CB5E0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lastRenderedPageBreak/>
        <w:t xml:space="preserve">            </w:t>
      </w:r>
      <w:proofErr w:type="spellStart"/>
      <w:r w:rsidRPr="00AF6262">
        <w:rPr>
          <w:rFonts w:asciiTheme="majorHAnsi" w:hAnsiTheme="majorHAnsi"/>
        </w:rPr>
        <w:t>id_type</w:t>
      </w:r>
      <w:proofErr w:type="spellEnd"/>
      <w:r w:rsidRPr="00AF6262">
        <w:rPr>
          <w:rFonts w:asciiTheme="majorHAnsi" w:hAnsiTheme="majorHAnsi"/>
        </w:rPr>
        <w:t>=data['</w:t>
      </w:r>
      <w:proofErr w:type="spellStart"/>
      <w:r w:rsidRPr="00AF6262">
        <w:rPr>
          <w:rFonts w:asciiTheme="majorHAnsi" w:hAnsiTheme="majorHAnsi"/>
        </w:rPr>
        <w:t>id_type</w:t>
      </w:r>
      <w:proofErr w:type="spellEnd"/>
      <w:r w:rsidRPr="00AF6262">
        <w:rPr>
          <w:rFonts w:asciiTheme="majorHAnsi" w:hAnsiTheme="majorHAnsi"/>
        </w:rPr>
        <w:t>'],</w:t>
      </w:r>
    </w:p>
    <w:p w14:paraId="71EA2372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    </w:t>
      </w:r>
      <w:proofErr w:type="spellStart"/>
      <w:r w:rsidRPr="00AF6262">
        <w:rPr>
          <w:rFonts w:asciiTheme="majorHAnsi" w:hAnsiTheme="majorHAnsi"/>
        </w:rPr>
        <w:t>id_value</w:t>
      </w:r>
      <w:proofErr w:type="spellEnd"/>
      <w:r w:rsidRPr="00AF6262">
        <w:rPr>
          <w:rFonts w:asciiTheme="majorHAnsi" w:hAnsiTheme="majorHAnsi"/>
        </w:rPr>
        <w:t>=data['</w:t>
      </w:r>
      <w:proofErr w:type="spellStart"/>
      <w:r w:rsidRPr="00AF6262">
        <w:rPr>
          <w:rFonts w:asciiTheme="majorHAnsi" w:hAnsiTheme="majorHAnsi"/>
        </w:rPr>
        <w:t>id_value</w:t>
      </w:r>
      <w:proofErr w:type="spellEnd"/>
      <w:r w:rsidRPr="00AF6262">
        <w:rPr>
          <w:rFonts w:asciiTheme="majorHAnsi" w:hAnsiTheme="majorHAnsi"/>
        </w:rPr>
        <w:t>'],</w:t>
      </w:r>
    </w:p>
    <w:p w14:paraId="3E5EBAC9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is_verified=False</w:t>
      </w:r>
    </w:p>
    <w:p w14:paraId="533079ED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)</w:t>
      </w:r>
    </w:p>
    <w:p w14:paraId="05C248D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09708452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>{</w:t>
      </w:r>
    </w:p>
    <w:p w14:paraId="3C910413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'message': 'User registered successfully',</w:t>
      </w:r>
    </w:p>
    <w:p w14:paraId="22560EEB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    '</w:t>
      </w:r>
      <w:proofErr w:type="gramStart"/>
      <w:r w:rsidRPr="00AF6262">
        <w:rPr>
          <w:rFonts w:asciiTheme="majorHAnsi" w:hAnsiTheme="majorHAnsi"/>
        </w:rPr>
        <w:t>user</w:t>
      </w:r>
      <w:proofErr w:type="gramEnd"/>
      <w:r w:rsidRPr="00AF6262">
        <w:rPr>
          <w:rFonts w:asciiTheme="majorHAnsi" w:hAnsiTheme="majorHAnsi"/>
        </w:rPr>
        <w:t>_id': user.id</w:t>
      </w:r>
    </w:p>
    <w:p w14:paraId="5A8701D2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    }, status=201)</w:t>
      </w:r>
    </w:p>
    <w:p w14:paraId="085DB4D4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</w:t>
      </w:r>
    </w:p>
    <w:p w14:paraId="0DEECCD6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except </w:t>
      </w:r>
      <w:proofErr w:type="spellStart"/>
      <w:proofErr w:type="gramStart"/>
      <w:r w:rsidRPr="00AF6262">
        <w:rPr>
          <w:rFonts w:asciiTheme="majorHAnsi" w:hAnsiTheme="majorHAnsi"/>
        </w:rPr>
        <w:t>json.JSONDecodeError</w:t>
      </w:r>
      <w:proofErr w:type="spellEnd"/>
      <w:proofErr w:type="gramEnd"/>
      <w:r w:rsidRPr="00AF6262">
        <w:rPr>
          <w:rFonts w:asciiTheme="majorHAnsi" w:hAnsiTheme="majorHAnsi"/>
        </w:rPr>
        <w:t>:</w:t>
      </w:r>
    </w:p>
    <w:p w14:paraId="1D34DA7A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'Invalid JSON </w:t>
      </w:r>
      <w:proofErr w:type="gramStart"/>
      <w:r w:rsidRPr="00AF6262">
        <w:rPr>
          <w:rFonts w:asciiTheme="majorHAnsi" w:hAnsiTheme="majorHAnsi"/>
        </w:rPr>
        <w:t>data'}</w:t>
      </w:r>
      <w:proofErr w:type="gramEnd"/>
      <w:r w:rsidRPr="00AF6262">
        <w:rPr>
          <w:rFonts w:asciiTheme="majorHAnsi" w:hAnsiTheme="majorHAnsi"/>
        </w:rPr>
        <w:t>, status=400)</w:t>
      </w:r>
    </w:p>
    <w:p w14:paraId="0FAE3EA8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except </w:t>
      </w:r>
      <w:proofErr w:type="spellStart"/>
      <w:r w:rsidRPr="00AF6262">
        <w:rPr>
          <w:rFonts w:asciiTheme="majorHAnsi" w:hAnsiTheme="majorHAnsi"/>
        </w:rPr>
        <w:t>ValidationError</w:t>
      </w:r>
      <w:proofErr w:type="spellEnd"/>
      <w:r w:rsidRPr="00AF6262">
        <w:rPr>
          <w:rFonts w:asciiTheme="majorHAnsi" w:hAnsiTheme="majorHAnsi"/>
        </w:rPr>
        <w:t xml:space="preserve"> as e:</w:t>
      </w:r>
    </w:p>
    <w:p w14:paraId="2AA67FAF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>{'error': str(</w:t>
      </w:r>
      <w:proofErr w:type="gramStart"/>
      <w:r w:rsidRPr="00AF6262">
        <w:rPr>
          <w:rFonts w:asciiTheme="majorHAnsi" w:hAnsiTheme="majorHAnsi"/>
        </w:rPr>
        <w:t>e)}</w:t>
      </w:r>
      <w:proofErr w:type="gramEnd"/>
      <w:r w:rsidRPr="00AF6262">
        <w:rPr>
          <w:rFonts w:asciiTheme="majorHAnsi" w:hAnsiTheme="majorHAnsi"/>
        </w:rPr>
        <w:t>, status=400)</w:t>
      </w:r>
    </w:p>
    <w:p w14:paraId="507D2F72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>    except Exception as e:</w:t>
      </w:r>
    </w:p>
    <w:p w14:paraId="6D91FE34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  <w:r w:rsidRPr="00AF6262">
        <w:rPr>
          <w:rFonts w:asciiTheme="majorHAnsi" w:hAnsiTheme="majorHAnsi"/>
        </w:rPr>
        <w:t xml:space="preserve">        return </w:t>
      </w:r>
      <w:proofErr w:type="spellStart"/>
      <w:proofErr w:type="gramStart"/>
      <w:r w:rsidRPr="00AF6262">
        <w:rPr>
          <w:rFonts w:asciiTheme="majorHAnsi" w:hAnsiTheme="majorHAnsi"/>
        </w:rPr>
        <w:t>JsonResponse</w:t>
      </w:r>
      <w:proofErr w:type="spellEnd"/>
      <w:r w:rsidRPr="00AF6262">
        <w:rPr>
          <w:rFonts w:asciiTheme="majorHAnsi" w:hAnsiTheme="majorHAnsi"/>
        </w:rPr>
        <w:t>(</w:t>
      </w:r>
      <w:proofErr w:type="gramEnd"/>
      <w:r w:rsidRPr="00AF6262">
        <w:rPr>
          <w:rFonts w:asciiTheme="majorHAnsi" w:hAnsiTheme="majorHAnsi"/>
        </w:rPr>
        <w:t xml:space="preserve">{'error': 'An unexpected error </w:t>
      </w:r>
      <w:proofErr w:type="gramStart"/>
      <w:r w:rsidRPr="00AF6262">
        <w:rPr>
          <w:rFonts w:asciiTheme="majorHAnsi" w:hAnsiTheme="majorHAnsi"/>
        </w:rPr>
        <w:t>occurred'}</w:t>
      </w:r>
      <w:proofErr w:type="gramEnd"/>
      <w:r w:rsidRPr="00AF6262">
        <w:rPr>
          <w:rFonts w:asciiTheme="majorHAnsi" w:hAnsiTheme="majorHAnsi"/>
        </w:rPr>
        <w:t>, status=500)</w:t>
      </w:r>
    </w:p>
    <w:p w14:paraId="14D21046" w14:textId="77777777" w:rsidR="00AF6262" w:rsidRPr="00AF6262" w:rsidRDefault="00AF6262" w:rsidP="00AF6262">
      <w:pPr>
        <w:spacing w:after="0" w:line="360" w:lineRule="auto"/>
        <w:rPr>
          <w:rFonts w:asciiTheme="majorHAnsi" w:hAnsiTheme="majorHAnsi"/>
        </w:rPr>
      </w:pPr>
    </w:p>
    <w:p w14:paraId="6A488CEA" w14:textId="5C6DD552" w:rsidR="00C24781" w:rsidRPr="00550AB6" w:rsidRDefault="00870B26" w:rsidP="00613554">
      <w:pPr>
        <w:spacing w:after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sectPr w:rsidR="00C24781" w:rsidRPr="00550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6" w:author="Richard Kweenu Nana Quayson" w:date="2025-04-03T05:51:00Z" w:initials="RQ">
    <w:p w14:paraId="7F8574B4" w14:textId="77777777" w:rsidR="00E97400" w:rsidRDefault="00E97400" w:rsidP="00E97400">
      <w:pPr>
        <w:pStyle w:val="CommentText"/>
      </w:pPr>
      <w:r>
        <w:rPr>
          <w:rStyle w:val="CommentReference"/>
        </w:rPr>
        <w:annotationRef/>
      </w:r>
      <w:r>
        <w:t>This is a good one. Although I would suggest creating a property image table that will store the property and the image. That way a property can have multiple images. Also, you can toss in an is_active field so that once a property gets renovated or whatever, the property owner can mark an image as inactive and upload new ones.</w:t>
      </w:r>
    </w:p>
  </w:comment>
  <w:comment w:id="17" w:author="Richard Kweenu Nana Quayson" w:date="2025-04-03T05:51:00Z" w:initials="RQ">
    <w:p w14:paraId="01FD45E0" w14:textId="77777777" w:rsidR="00E97400" w:rsidRDefault="00E97400" w:rsidP="00E97400">
      <w:pPr>
        <w:pStyle w:val="CommentText"/>
      </w:pPr>
      <w:r>
        <w:rPr>
          <w:rStyle w:val="CommentReference"/>
        </w:rPr>
        <w:annotationRef/>
      </w:r>
      <w:r>
        <w:t>What choices are we looking at here?</w:t>
      </w:r>
    </w:p>
  </w:comment>
  <w:comment w:id="18" w:author="Richard Kweenu Nana Quayson" w:date="2025-04-03T05:52:00Z" w:initials="RQ">
    <w:p w14:paraId="2ABCC7F1" w14:textId="77777777" w:rsidR="00E97400" w:rsidRDefault="00E97400" w:rsidP="00E97400">
      <w:pPr>
        <w:pStyle w:val="CommentText"/>
      </w:pPr>
      <w:r>
        <w:rPr>
          <w:rStyle w:val="CommentReference"/>
        </w:rPr>
        <w:annotationRef/>
      </w:r>
      <w:r>
        <w:t>Could you give the options for this too?</w:t>
      </w:r>
    </w:p>
  </w:comment>
  <w:comment w:id="19" w:author="Richard Kweenu Nana Quayson" w:date="2025-04-03T05:53:00Z" w:initials="RQ">
    <w:p w14:paraId="4C794C28" w14:textId="77777777" w:rsidR="00857ECD" w:rsidRDefault="00857ECD" w:rsidP="00857ECD">
      <w:pPr>
        <w:pStyle w:val="CommentText"/>
      </w:pPr>
      <w:r>
        <w:rPr>
          <w:rStyle w:val="CommentReference"/>
        </w:rPr>
        <w:annotationRef/>
      </w:r>
      <w:r>
        <w:t>Hmm, I get this bit. But I can’t help but think about what happens when the listing expires. Does it mean the property owner needs to be renewing the listing over and over?</w:t>
      </w:r>
      <w:r>
        <w:br/>
        <w:t>For simplicity, I’d suggest that a property be made public on the listing until taken down by the property owner.</w:t>
      </w:r>
    </w:p>
  </w:comment>
  <w:comment w:id="20" w:author="Richard Kweenu Nana Quayson" w:date="2025-04-03T05:56:00Z" w:initials="RQ">
    <w:p w14:paraId="296D9F6A" w14:textId="77777777" w:rsidR="00BB54B0" w:rsidRDefault="00BB54B0" w:rsidP="00BB54B0">
      <w:pPr>
        <w:pStyle w:val="CommentText"/>
      </w:pPr>
      <w:r>
        <w:rPr>
          <w:rStyle w:val="CommentReference"/>
        </w:rPr>
        <w:annotationRef/>
      </w:r>
      <w:r>
        <w:t>Nice. That’s a good start. Welcome to Django.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F8574B4" w15:done="0"/>
  <w15:commentEx w15:paraId="01FD45E0" w15:done="0"/>
  <w15:commentEx w15:paraId="2ABCC7F1" w15:done="0"/>
  <w15:commentEx w15:paraId="4C794C28" w15:done="0"/>
  <w15:commentEx w15:paraId="296D9F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0A3288C" w16cex:dateUtc="2025-04-03T05:51:00Z"/>
  <w16cex:commentExtensible w16cex:durableId="2D5B44A9" w16cex:dateUtc="2025-04-03T05:51:00Z"/>
  <w16cex:commentExtensible w16cex:durableId="6A5E0FE9" w16cex:dateUtc="2025-04-03T05:52:00Z"/>
  <w16cex:commentExtensible w16cex:durableId="18E2CF04" w16cex:dateUtc="2025-04-03T05:53:00Z"/>
  <w16cex:commentExtensible w16cex:durableId="7CB5299C" w16cex:dateUtc="2025-04-03T05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F8574B4" w16cid:durableId="60A3288C"/>
  <w16cid:commentId w16cid:paraId="01FD45E0" w16cid:durableId="2D5B44A9"/>
  <w16cid:commentId w16cid:paraId="2ABCC7F1" w16cid:durableId="6A5E0FE9"/>
  <w16cid:commentId w16cid:paraId="4C794C28" w16cid:durableId="18E2CF04"/>
  <w16cid:commentId w16cid:paraId="296D9F6A" w16cid:durableId="7CB529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49F9"/>
    <w:multiLevelType w:val="multilevel"/>
    <w:tmpl w:val="53C633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737BA"/>
    <w:multiLevelType w:val="multilevel"/>
    <w:tmpl w:val="2C52BB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D01F0"/>
    <w:multiLevelType w:val="multilevel"/>
    <w:tmpl w:val="54FEEC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B2457"/>
    <w:multiLevelType w:val="hybridMultilevel"/>
    <w:tmpl w:val="386AB7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9948CB"/>
    <w:multiLevelType w:val="hybridMultilevel"/>
    <w:tmpl w:val="95CAF0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A01208"/>
    <w:multiLevelType w:val="hybridMultilevel"/>
    <w:tmpl w:val="DE0CEFB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122C47"/>
    <w:multiLevelType w:val="multilevel"/>
    <w:tmpl w:val="54FEE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DA1466"/>
    <w:multiLevelType w:val="multilevel"/>
    <w:tmpl w:val="A350C0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0249F"/>
    <w:multiLevelType w:val="multilevel"/>
    <w:tmpl w:val="29FAB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D431C"/>
    <w:multiLevelType w:val="multilevel"/>
    <w:tmpl w:val="9DBCD5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0A7B51"/>
    <w:multiLevelType w:val="multilevel"/>
    <w:tmpl w:val="6430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9212F"/>
    <w:multiLevelType w:val="hybridMultilevel"/>
    <w:tmpl w:val="61EC1E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A7E2E04"/>
    <w:multiLevelType w:val="hybridMultilevel"/>
    <w:tmpl w:val="288AA88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F043AC"/>
    <w:multiLevelType w:val="hybridMultilevel"/>
    <w:tmpl w:val="BBB6C7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5D27DF"/>
    <w:multiLevelType w:val="hybridMultilevel"/>
    <w:tmpl w:val="98C097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460965"/>
    <w:multiLevelType w:val="hybridMultilevel"/>
    <w:tmpl w:val="4650F7C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CE1081"/>
    <w:multiLevelType w:val="multilevel"/>
    <w:tmpl w:val="54FEEC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B95435"/>
    <w:multiLevelType w:val="multilevel"/>
    <w:tmpl w:val="54FEEC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BC4B2F"/>
    <w:multiLevelType w:val="multilevel"/>
    <w:tmpl w:val="54FEEC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CC0D2B"/>
    <w:multiLevelType w:val="multilevel"/>
    <w:tmpl w:val="54FEEC4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0F253D"/>
    <w:multiLevelType w:val="hybridMultilevel"/>
    <w:tmpl w:val="4B183B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DB4552"/>
    <w:multiLevelType w:val="hybridMultilevel"/>
    <w:tmpl w:val="4B183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615BD8"/>
    <w:multiLevelType w:val="multilevel"/>
    <w:tmpl w:val="0692912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ptos Display" w:eastAsiaTheme="minorHAnsi" w:hAnsi="Aptos Display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902049"/>
    <w:multiLevelType w:val="hybridMultilevel"/>
    <w:tmpl w:val="9AD0C0D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48866ED"/>
    <w:multiLevelType w:val="hybridMultilevel"/>
    <w:tmpl w:val="D8C0E2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3A054C"/>
    <w:multiLevelType w:val="hybridMultilevel"/>
    <w:tmpl w:val="D44E4A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99835785">
    <w:abstractNumId w:val="21"/>
  </w:num>
  <w:num w:numId="2" w16cid:durableId="1748724528">
    <w:abstractNumId w:val="20"/>
  </w:num>
  <w:num w:numId="3" w16cid:durableId="603614526">
    <w:abstractNumId w:val="10"/>
  </w:num>
  <w:num w:numId="4" w16cid:durableId="556624125">
    <w:abstractNumId w:val="9"/>
  </w:num>
  <w:num w:numId="5" w16cid:durableId="1059670677">
    <w:abstractNumId w:val="17"/>
  </w:num>
  <w:num w:numId="6" w16cid:durableId="1513837590">
    <w:abstractNumId w:val="6"/>
  </w:num>
  <w:num w:numId="7" w16cid:durableId="455177286">
    <w:abstractNumId w:val="18"/>
  </w:num>
  <w:num w:numId="8" w16cid:durableId="1467967072">
    <w:abstractNumId w:val="16"/>
  </w:num>
  <w:num w:numId="9" w16cid:durableId="1169173912">
    <w:abstractNumId w:val="8"/>
  </w:num>
  <w:num w:numId="10" w16cid:durableId="1727952546">
    <w:abstractNumId w:val="19"/>
  </w:num>
  <w:num w:numId="11" w16cid:durableId="701518809">
    <w:abstractNumId w:val="0"/>
  </w:num>
  <w:num w:numId="12" w16cid:durableId="705910166">
    <w:abstractNumId w:val="22"/>
  </w:num>
  <w:num w:numId="13" w16cid:durableId="1521551810">
    <w:abstractNumId w:val="7"/>
  </w:num>
  <w:num w:numId="14" w16cid:durableId="2143693903">
    <w:abstractNumId w:val="2"/>
  </w:num>
  <w:num w:numId="15" w16cid:durableId="1260024968">
    <w:abstractNumId w:val="1"/>
  </w:num>
  <w:num w:numId="16" w16cid:durableId="285815188">
    <w:abstractNumId w:val="5"/>
  </w:num>
  <w:num w:numId="17" w16cid:durableId="1605916899">
    <w:abstractNumId w:val="15"/>
  </w:num>
  <w:num w:numId="18" w16cid:durableId="141779553">
    <w:abstractNumId w:val="23"/>
  </w:num>
  <w:num w:numId="19" w16cid:durableId="1291932925">
    <w:abstractNumId w:val="12"/>
  </w:num>
  <w:num w:numId="20" w16cid:durableId="2137792949">
    <w:abstractNumId w:val="14"/>
  </w:num>
  <w:num w:numId="21" w16cid:durableId="92406831">
    <w:abstractNumId w:val="4"/>
  </w:num>
  <w:num w:numId="22" w16cid:durableId="2042436432">
    <w:abstractNumId w:val="24"/>
  </w:num>
  <w:num w:numId="23" w16cid:durableId="303848715">
    <w:abstractNumId w:val="13"/>
  </w:num>
  <w:num w:numId="24" w16cid:durableId="115028021">
    <w:abstractNumId w:val="3"/>
  </w:num>
  <w:num w:numId="25" w16cid:durableId="1847549467">
    <w:abstractNumId w:val="25"/>
  </w:num>
  <w:num w:numId="26" w16cid:durableId="8769563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ichard Kweenu Nana Quayson">
    <w15:presenceInfo w15:providerId="AD" w15:userId="S::richard.quayson@alumni.ashesi.edu.gh::2394b3b7-7c59-4e4c-8863-4f1494a4d3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C9"/>
    <w:rsid w:val="00004B96"/>
    <w:rsid w:val="0001214F"/>
    <w:rsid w:val="000326D1"/>
    <w:rsid w:val="00032932"/>
    <w:rsid w:val="00043D2E"/>
    <w:rsid w:val="00057674"/>
    <w:rsid w:val="000A3B44"/>
    <w:rsid w:val="000D5120"/>
    <w:rsid w:val="000E1CB5"/>
    <w:rsid w:val="000F53C1"/>
    <w:rsid w:val="0010794D"/>
    <w:rsid w:val="00107EE1"/>
    <w:rsid w:val="0011080F"/>
    <w:rsid w:val="00113EF7"/>
    <w:rsid w:val="00122145"/>
    <w:rsid w:val="00123C73"/>
    <w:rsid w:val="00142F53"/>
    <w:rsid w:val="00143DB8"/>
    <w:rsid w:val="001441E8"/>
    <w:rsid w:val="0015491A"/>
    <w:rsid w:val="001608FB"/>
    <w:rsid w:val="001805CF"/>
    <w:rsid w:val="00180BAF"/>
    <w:rsid w:val="00180DA0"/>
    <w:rsid w:val="00193B70"/>
    <w:rsid w:val="001B0314"/>
    <w:rsid w:val="001B3631"/>
    <w:rsid w:val="001D49EF"/>
    <w:rsid w:val="001E5887"/>
    <w:rsid w:val="001F5ACA"/>
    <w:rsid w:val="002041C2"/>
    <w:rsid w:val="00207328"/>
    <w:rsid w:val="00212567"/>
    <w:rsid w:val="00216FFF"/>
    <w:rsid w:val="0022613C"/>
    <w:rsid w:val="00236ACB"/>
    <w:rsid w:val="0027513E"/>
    <w:rsid w:val="00295BF1"/>
    <w:rsid w:val="002B38CC"/>
    <w:rsid w:val="002B5287"/>
    <w:rsid w:val="002C268D"/>
    <w:rsid w:val="002C51DF"/>
    <w:rsid w:val="002C5D22"/>
    <w:rsid w:val="002C7EEA"/>
    <w:rsid w:val="002D132B"/>
    <w:rsid w:val="002E5A34"/>
    <w:rsid w:val="002F72EC"/>
    <w:rsid w:val="00324165"/>
    <w:rsid w:val="003464F4"/>
    <w:rsid w:val="003521FB"/>
    <w:rsid w:val="003620E2"/>
    <w:rsid w:val="0036432D"/>
    <w:rsid w:val="00364684"/>
    <w:rsid w:val="00373E23"/>
    <w:rsid w:val="00383D70"/>
    <w:rsid w:val="00390B44"/>
    <w:rsid w:val="0039139E"/>
    <w:rsid w:val="003929A3"/>
    <w:rsid w:val="00392E84"/>
    <w:rsid w:val="003A749F"/>
    <w:rsid w:val="003B5A8C"/>
    <w:rsid w:val="003C234B"/>
    <w:rsid w:val="003F5E9B"/>
    <w:rsid w:val="00402DE9"/>
    <w:rsid w:val="004144BB"/>
    <w:rsid w:val="00414BC5"/>
    <w:rsid w:val="004169C1"/>
    <w:rsid w:val="00426FED"/>
    <w:rsid w:val="0043330C"/>
    <w:rsid w:val="00435A00"/>
    <w:rsid w:val="00480884"/>
    <w:rsid w:val="00483019"/>
    <w:rsid w:val="004931FE"/>
    <w:rsid w:val="004B254E"/>
    <w:rsid w:val="004B5DA7"/>
    <w:rsid w:val="004C060B"/>
    <w:rsid w:val="004D327D"/>
    <w:rsid w:val="004E3CB9"/>
    <w:rsid w:val="004F5EC2"/>
    <w:rsid w:val="004F759B"/>
    <w:rsid w:val="005009FB"/>
    <w:rsid w:val="005265C3"/>
    <w:rsid w:val="00547A53"/>
    <w:rsid w:val="00550AB6"/>
    <w:rsid w:val="00552E6B"/>
    <w:rsid w:val="005829CB"/>
    <w:rsid w:val="005C2140"/>
    <w:rsid w:val="005C2569"/>
    <w:rsid w:val="005C2D82"/>
    <w:rsid w:val="005C39D5"/>
    <w:rsid w:val="005D36BB"/>
    <w:rsid w:val="005E72D3"/>
    <w:rsid w:val="005F2CC6"/>
    <w:rsid w:val="00613554"/>
    <w:rsid w:val="006141B5"/>
    <w:rsid w:val="0062742F"/>
    <w:rsid w:val="00631B92"/>
    <w:rsid w:val="00633F5F"/>
    <w:rsid w:val="00634D61"/>
    <w:rsid w:val="00642442"/>
    <w:rsid w:val="00642DC4"/>
    <w:rsid w:val="006455CD"/>
    <w:rsid w:val="006552B4"/>
    <w:rsid w:val="00656A35"/>
    <w:rsid w:val="00694037"/>
    <w:rsid w:val="006A3399"/>
    <w:rsid w:val="006A7440"/>
    <w:rsid w:val="006C2F59"/>
    <w:rsid w:val="006C4E75"/>
    <w:rsid w:val="006C6387"/>
    <w:rsid w:val="006F34A7"/>
    <w:rsid w:val="006F4AE6"/>
    <w:rsid w:val="006F568A"/>
    <w:rsid w:val="007038F9"/>
    <w:rsid w:val="007144FB"/>
    <w:rsid w:val="007278A4"/>
    <w:rsid w:val="00727CD5"/>
    <w:rsid w:val="00732A0A"/>
    <w:rsid w:val="007463BF"/>
    <w:rsid w:val="00765414"/>
    <w:rsid w:val="00782B04"/>
    <w:rsid w:val="0079029B"/>
    <w:rsid w:val="00794F04"/>
    <w:rsid w:val="0079730A"/>
    <w:rsid w:val="007A0640"/>
    <w:rsid w:val="007A1DC8"/>
    <w:rsid w:val="007A616B"/>
    <w:rsid w:val="007B203D"/>
    <w:rsid w:val="007B23EA"/>
    <w:rsid w:val="007B64EA"/>
    <w:rsid w:val="007D401A"/>
    <w:rsid w:val="007D597A"/>
    <w:rsid w:val="007E74E0"/>
    <w:rsid w:val="00805549"/>
    <w:rsid w:val="00814703"/>
    <w:rsid w:val="00834597"/>
    <w:rsid w:val="00834F4E"/>
    <w:rsid w:val="0084033D"/>
    <w:rsid w:val="008416F0"/>
    <w:rsid w:val="008455C1"/>
    <w:rsid w:val="00854E53"/>
    <w:rsid w:val="00857ECD"/>
    <w:rsid w:val="00861D51"/>
    <w:rsid w:val="00865276"/>
    <w:rsid w:val="00870B26"/>
    <w:rsid w:val="00871597"/>
    <w:rsid w:val="0087300B"/>
    <w:rsid w:val="008750BA"/>
    <w:rsid w:val="0088410F"/>
    <w:rsid w:val="0089665B"/>
    <w:rsid w:val="008A40F1"/>
    <w:rsid w:val="008B764D"/>
    <w:rsid w:val="008D26AF"/>
    <w:rsid w:val="008F503D"/>
    <w:rsid w:val="009004A7"/>
    <w:rsid w:val="0091191E"/>
    <w:rsid w:val="00915E7B"/>
    <w:rsid w:val="00926B78"/>
    <w:rsid w:val="009372A2"/>
    <w:rsid w:val="0095623D"/>
    <w:rsid w:val="00957CA0"/>
    <w:rsid w:val="00975E33"/>
    <w:rsid w:val="009A35E6"/>
    <w:rsid w:val="009A4D76"/>
    <w:rsid w:val="009C292D"/>
    <w:rsid w:val="009C6486"/>
    <w:rsid w:val="009C7133"/>
    <w:rsid w:val="009D3110"/>
    <w:rsid w:val="009E6D5A"/>
    <w:rsid w:val="009F6046"/>
    <w:rsid w:val="00A03DD7"/>
    <w:rsid w:val="00A05D7B"/>
    <w:rsid w:val="00A327CE"/>
    <w:rsid w:val="00A4277E"/>
    <w:rsid w:val="00A43521"/>
    <w:rsid w:val="00A515A9"/>
    <w:rsid w:val="00A54A73"/>
    <w:rsid w:val="00A5528B"/>
    <w:rsid w:val="00A573B3"/>
    <w:rsid w:val="00A61380"/>
    <w:rsid w:val="00A642FD"/>
    <w:rsid w:val="00A70D27"/>
    <w:rsid w:val="00A724F1"/>
    <w:rsid w:val="00A81DEE"/>
    <w:rsid w:val="00AA6EB9"/>
    <w:rsid w:val="00AB0400"/>
    <w:rsid w:val="00AB082D"/>
    <w:rsid w:val="00AB3ED1"/>
    <w:rsid w:val="00AD677B"/>
    <w:rsid w:val="00AE1D43"/>
    <w:rsid w:val="00AE3102"/>
    <w:rsid w:val="00AE5279"/>
    <w:rsid w:val="00AF0FFD"/>
    <w:rsid w:val="00AF6262"/>
    <w:rsid w:val="00B157B3"/>
    <w:rsid w:val="00B27994"/>
    <w:rsid w:val="00B75F32"/>
    <w:rsid w:val="00B869E9"/>
    <w:rsid w:val="00B96854"/>
    <w:rsid w:val="00BA0B08"/>
    <w:rsid w:val="00BA0B1C"/>
    <w:rsid w:val="00BA281C"/>
    <w:rsid w:val="00BA40FA"/>
    <w:rsid w:val="00BB54B0"/>
    <w:rsid w:val="00BB6116"/>
    <w:rsid w:val="00BC0EA9"/>
    <w:rsid w:val="00BD4FA3"/>
    <w:rsid w:val="00BF0F68"/>
    <w:rsid w:val="00BF2E43"/>
    <w:rsid w:val="00C03D72"/>
    <w:rsid w:val="00C24781"/>
    <w:rsid w:val="00C41E1B"/>
    <w:rsid w:val="00C42C21"/>
    <w:rsid w:val="00C4323E"/>
    <w:rsid w:val="00C4717D"/>
    <w:rsid w:val="00C67E53"/>
    <w:rsid w:val="00C711BA"/>
    <w:rsid w:val="00C87FEC"/>
    <w:rsid w:val="00C946CF"/>
    <w:rsid w:val="00CA2699"/>
    <w:rsid w:val="00CA4CA6"/>
    <w:rsid w:val="00CB11AE"/>
    <w:rsid w:val="00CB50BD"/>
    <w:rsid w:val="00CD1760"/>
    <w:rsid w:val="00CD663B"/>
    <w:rsid w:val="00CE222C"/>
    <w:rsid w:val="00CE297D"/>
    <w:rsid w:val="00CF101C"/>
    <w:rsid w:val="00D23941"/>
    <w:rsid w:val="00D262C9"/>
    <w:rsid w:val="00D3270F"/>
    <w:rsid w:val="00D47EDF"/>
    <w:rsid w:val="00D85A96"/>
    <w:rsid w:val="00D94342"/>
    <w:rsid w:val="00D95541"/>
    <w:rsid w:val="00D95960"/>
    <w:rsid w:val="00DA2959"/>
    <w:rsid w:val="00DA673A"/>
    <w:rsid w:val="00DC3662"/>
    <w:rsid w:val="00DD16F5"/>
    <w:rsid w:val="00DD2EED"/>
    <w:rsid w:val="00DD4421"/>
    <w:rsid w:val="00DD4E21"/>
    <w:rsid w:val="00DF190B"/>
    <w:rsid w:val="00DF3E63"/>
    <w:rsid w:val="00DF4A09"/>
    <w:rsid w:val="00DF743E"/>
    <w:rsid w:val="00E06652"/>
    <w:rsid w:val="00E118C7"/>
    <w:rsid w:val="00E11E56"/>
    <w:rsid w:val="00E15C60"/>
    <w:rsid w:val="00E22B38"/>
    <w:rsid w:val="00E32B0D"/>
    <w:rsid w:val="00E4296D"/>
    <w:rsid w:val="00E65930"/>
    <w:rsid w:val="00E97400"/>
    <w:rsid w:val="00EA3B8D"/>
    <w:rsid w:val="00EB426E"/>
    <w:rsid w:val="00EB567C"/>
    <w:rsid w:val="00EB68A8"/>
    <w:rsid w:val="00EC42BF"/>
    <w:rsid w:val="00ED7FA3"/>
    <w:rsid w:val="00EE217E"/>
    <w:rsid w:val="00EE2F7A"/>
    <w:rsid w:val="00EE3A3F"/>
    <w:rsid w:val="00EE75D8"/>
    <w:rsid w:val="00F056D0"/>
    <w:rsid w:val="00F142CF"/>
    <w:rsid w:val="00F14379"/>
    <w:rsid w:val="00F26963"/>
    <w:rsid w:val="00F64CEC"/>
    <w:rsid w:val="00F676D3"/>
    <w:rsid w:val="00F67F3A"/>
    <w:rsid w:val="00F83815"/>
    <w:rsid w:val="00F947BB"/>
    <w:rsid w:val="00F95171"/>
    <w:rsid w:val="00FA0B8E"/>
    <w:rsid w:val="00FA56B4"/>
    <w:rsid w:val="00FB4B1A"/>
    <w:rsid w:val="00FC2B2A"/>
    <w:rsid w:val="00FD04DF"/>
    <w:rsid w:val="00FE3063"/>
    <w:rsid w:val="026F7BC0"/>
    <w:rsid w:val="0424A3D9"/>
    <w:rsid w:val="044B99F6"/>
    <w:rsid w:val="09ADCE28"/>
    <w:rsid w:val="10596ED5"/>
    <w:rsid w:val="1ACA0D3B"/>
    <w:rsid w:val="1BAADE2A"/>
    <w:rsid w:val="1DA57EC4"/>
    <w:rsid w:val="20425733"/>
    <w:rsid w:val="2B820B00"/>
    <w:rsid w:val="305D0780"/>
    <w:rsid w:val="3295F2E3"/>
    <w:rsid w:val="32A138B6"/>
    <w:rsid w:val="3D36231E"/>
    <w:rsid w:val="3E378DA9"/>
    <w:rsid w:val="4069CA55"/>
    <w:rsid w:val="40F31CF2"/>
    <w:rsid w:val="41ED5607"/>
    <w:rsid w:val="479822B1"/>
    <w:rsid w:val="492AED36"/>
    <w:rsid w:val="4BF4FAE2"/>
    <w:rsid w:val="4C586B0A"/>
    <w:rsid w:val="4DD8B079"/>
    <w:rsid w:val="4EF79459"/>
    <w:rsid w:val="504EF027"/>
    <w:rsid w:val="51B07266"/>
    <w:rsid w:val="5216A46A"/>
    <w:rsid w:val="5A76E178"/>
    <w:rsid w:val="5BF61EB0"/>
    <w:rsid w:val="62E60253"/>
    <w:rsid w:val="6D1039D8"/>
    <w:rsid w:val="6E5BEEEA"/>
    <w:rsid w:val="7101FABC"/>
    <w:rsid w:val="7601F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AEBA2C"/>
  <w15:chartTrackingRefBased/>
  <w15:docId w15:val="{56219842-D9D0-482B-B21A-A0ED0A74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D2E"/>
  </w:style>
  <w:style w:type="paragraph" w:styleId="Heading1">
    <w:name w:val="heading 1"/>
    <w:basedOn w:val="Normal"/>
    <w:next w:val="Normal"/>
    <w:link w:val="Heading1Char"/>
    <w:uiPriority w:val="9"/>
    <w:qFormat/>
    <w:rsid w:val="00D26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2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2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2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62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2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2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2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2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2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2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2C9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EE75D8"/>
    <w:pPr>
      <w:spacing w:after="0" w:line="240" w:lineRule="auto"/>
    </w:pPr>
  </w:style>
  <w:style w:type="table" w:styleId="TableGrid">
    <w:name w:val="Table Grid"/>
    <w:basedOn w:val="TableNormal"/>
    <w:uiPriority w:val="39"/>
    <w:rsid w:val="00FD0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974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74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74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74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740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9823B-7C20-4BA3-A58A-42EB4CBD0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6523</TotalTime>
  <Pages>16</Pages>
  <Words>1531</Words>
  <Characters>8730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Princess Ayomide Asiru-Balogun</dc:creator>
  <cp:keywords/>
  <dc:description/>
  <cp:lastModifiedBy>Richard Kweenu Nana Quayson</cp:lastModifiedBy>
  <cp:revision>165</cp:revision>
  <dcterms:created xsi:type="dcterms:W3CDTF">2025-03-29T23:44:00Z</dcterms:created>
  <dcterms:modified xsi:type="dcterms:W3CDTF">2025-04-03T05:56:00Z</dcterms:modified>
</cp:coreProperties>
</file>